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50.png" ContentType="image/png"/>
  <Override PartName="/word/media/image1.png" ContentType="image/png"/>
  <Override PartName="/word/media/image51.png" ContentType="image/png"/>
  <Override PartName="/word/media/image2.png" ContentType="image/png"/>
  <Override PartName="/word/media/image52.png" ContentType="image/png"/>
  <Override PartName="/word/media/image30.png" ContentType="image/png"/>
  <Override PartName="/word/media/image3.png" ContentType="image/png"/>
  <Override PartName="/word/media/image4.png" ContentType="image/png"/>
  <Override PartName="/word/media/image31.png" ContentType="image/png"/>
  <Override PartName="/word/media/image53.png" ContentType="image/png"/>
  <Override PartName="/word/media/image5.png" ContentType="image/png"/>
  <Override PartName="/word/media/image104.png" ContentType="image/png"/>
  <Override PartName="/word/media/image10.png" ContentType="image/png"/>
  <Override PartName="/word/media/image32.png" ContentType="image/png"/>
  <Override PartName="/word/media/image54.png" ContentType="image/png"/>
  <Override PartName="/word/media/image6.png" ContentType="image/png"/>
  <Override PartName="/word/media/image105.png" ContentType="image/png"/>
  <Override PartName="/word/media/image11.png" ContentType="image/png"/>
  <Override PartName="/word/media/image33.png" ContentType="image/png"/>
  <Override PartName="/word/media/image55.png" ContentType="image/png"/>
  <Override PartName="/word/media/image7.png" ContentType="image/png"/>
  <Override PartName="/word/media/image106.png" ContentType="image/png"/>
  <Override PartName="/word/media/image12.png" ContentType="image/png"/>
  <Override PartName="/word/media/image34.png" ContentType="image/png"/>
  <Override PartName="/word/media/image56.png" ContentType="image/png"/>
  <Override PartName="/word/media/image8.png" ContentType="image/png"/>
  <Override PartName="/word/media/image13.png" ContentType="image/png"/>
  <Override PartName="/word/media/image35.png" ContentType="image/png"/>
  <Override PartName="/word/media/image57.png" ContentType="image/png"/>
  <Override PartName="/word/media/image9.png" ContentType="image/png"/>
  <Override PartName="/word/media/image14.png" ContentType="image/png"/>
  <Override PartName="/word/media/image36.png" ContentType="image/png"/>
  <Override PartName="/word/media/image58.png" ContentType="image/png"/>
  <Override PartName="/word/media/image15.png" ContentType="image/png"/>
  <Override PartName="/word/media/image37.png" ContentType="image/png"/>
  <Override PartName="/word/media/image59.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64.png" ContentType="image/png"/>
  <Override PartName="/word/media/image21.png" ContentType="image/png"/>
  <Override PartName="/word/media/image43.png" ContentType="image/png"/>
  <Override PartName="/word/media/image22.png" ContentType="image/png"/>
  <Override PartName="/word/media/image44.png" ContentType="image/png"/>
  <Override PartName="/word/media/image23.png" ContentType="image/png"/>
  <Override PartName="/word/media/image45.png" ContentType="image/png"/>
  <Override PartName="/word/media/image24.png" ContentType="image/png"/>
  <Override PartName="/word/media/image46.png" ContentType="image/png"/>
  <Override PartName="/word/media/image25.png" ContentType="image/png"/>
  <Override PartName="/word/media/image47.png" ContentType="image/png"/>
  <Override PartName="/word/media/image26.png" ContentType="image/png"/>
  <Override PartName="/word/media/image48.png" ContentType="image/png"/>
  <Override PartName="/word/media/image27.png" ContentType="image/png"/>
  <Override PartName="/word/media/image49.png" ContentType="image/png"/>
  <Override PartName="/word/media/image28.png" ContentType="image/png"/>
  <Override PartName="/word/media/image29.png" ContentType="image/png"/>
  <Override PartName="/word/media/image40.png" ContentType="image/png"/>
  <Override PartName="/word/media/image62.png" ContentType="image/png"/>
  <Override PartName="/word/media/image63.png" ContentType="image/png"/>
  <Override PartName="/word/media/image41.png" ContentType="image/png"/>
  <Override PartName="/word/media/image60.png" ContentType="image/png"/>
  <Override PartName="/word/media/image61.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media/image97.png" ContentType="image/png"/>
  <Override PartName="/word/media/image98.png" ContentType="image/png"/>
  <Override PartName="/word/media/image99.png" ContentType="image/png"/>
  <Override PartName="/word/media/image100.png" ContentType="image/png"/>
  <Override PartName="/word/media/image101.png" ContentType="image/png"/>
  <Override PartName="/word/media/image102.png" ContentType="image/png"/>
  <Override PartName="/word/media/image103.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center"/>
        <w:rPr>
          <w:sz w:val="64"/>
          <w:szCs w:val="64"/>
        </w:rPr>
      </w:pPr>
      <w:r>
        <w:rPr>
          <w:rFonts w:cs="Malgun Gothic"/>
          <w:sz w:val="64"/>
          <w:szCs w:val="64"/>
        </w:rPr>
        <w:t>Mitgliedsbeitrag</w:t>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sz w:val="28"/>
          <w:szCs w:val="28"/>
        </w:rPr>
      </w:pPr>
      <w:r>
        <w:rPr>
          <w:rFonts w:cs="Malgun Gothic"/>
          <w:sz w:val="28"/>
          <w:szCs w:val="28"/>
        </w:rPr>
        <w:t>Ein Plugin für die</w:t>
      </w:r>
      <w:r>
        <w:rPr>
          <w:sz w:val="28"/>
          <w:szCs w:val="28"/>
        </w:rPr>
        <w:t xml:space="preserve"> kostenlose Online-Mitgliederverwaltungssoftware Admidio</w:t>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t>Dokumentation</w:t>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20"/>
          <w:szCs w:val="20"/>
        </w:rPr>
      </w:pPr>
      <w:r>
        <w:rPr>
          <w:rFonts w:cs="Malgun Gothic"/>
          <w:sz w:val="20"/>
          <w:szCs w:val="20"/>
        </w:rPr>
        <w:t xml:space="preserve"> </w:t>
      </w:r>
      <w:del w:id="0" w:author="Unbekannter Autor" w:date="2024-01-17T11:07:38Z">
        <w:r>
          <w:rPr>
            <w:rFonts w:cs="Malgun Gothic"/>
            <w:sz w:val="20"/>
            <w:szCs w:val="20"/>
          </w:rPr>
          <w:delText>Dezember 2022</w:delText>
        </w:r>
      </w:del>
      <w:ins w:id="1" w:author="Unbekannter Autor" w:date="2024-01-17T11:07:38Z">
        <w:r>
          <w:rPr>
            <w:rFonts w:cs="Malgun Gothic"/>
            <w:sz w:val="20"/>
            <w:szCs w:val="20"/>
          </w:rPr>
          <w:t>Januar 2024</w:t>
        </w:r>
      </w:ins>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rPr>
      </w:pPr>
      <w:r>
        <w:rPr/>
      </w:r>
    </w:p>
    <w:p>
      <w:pPr>
        <w:pStyle w:val="Normal"/>
        <w:bidi w:val="0"/>
        <w:jc w:val="center"/>
        <w:rPr>
          <w:rFonts w:ascii="Arial" w:hAnsi="Arial" w:cs="Malgun Gothic"/>
          <w:sz w:val="20"/>
          <w:szCs w:val="20"/>
        </w:rPr>
      </w:pPr>
      <w:r>
        <w:rPr>
          <w:rFonts w:cs="Malgun Gothic"/>
          <w:sz w:val="20"/>
          <w:szCs w:val="20"/>
        </w:rPr>
      </w:r>
    </w:p>
    <w:p>
      <w:pPr>
        <w:pStyle w:val="Normal"/>
        <w:bidi w:val="0"/>
        <w:jc w:val="center"/>
        <w:rPr>
          <w:rFonts w:ascii="Arial" w:hAnsi="Arial"/>
        </w:rPr>
      </w:pPr>
      <w:r>
        <w:rPr>
          <w:rFonts w:cs="Malgun Gothic"/>
          <w:sz w:val="20"/>
          <w:szCs w:val="20"/>
        </w:rPr>
        <w:t xml:space="preserve">Rainer </w:t>
      </w:r>
      <w:r>
        <w:rPr>
          <w:rFonts w:cs="Malgun Gothic"/>
          <w:sz w:val="16"/>
          <w:szCs w:val="16"/>
        </w:rPr>
        <w:t>M.</w:t>
      </w:r>
      <w:r>
        <w:rPr>
          <w:rFonts w:cs="Malgun Gothic"/>
          <w:sz w:val="20"/>
          <w:szCs w:val="20"/>
        </w:rPr>
        <w:t xml:space="preserve"> Binder</w:t>
      </w:r>
    </w:p>
    <w:p>
      <w:pPr>
        <w:pStyle w:val="Normal"/>
        <w:bidi w:val="0"/>
        <w:jc w:val="center"/>
        <w:rPr>
          <w:rFonts w:ascii="Arial" w:hAnsi="Arial" w:cs="Malgun Gothic"/>
          <w:sz w:val="24"/>
          <w:szCs w:val="24"/>
        </w:rPr>
      </w:pPr>
      <w:r>
        <w:rPr>
          <w:rFonts w:cs="Malgun Gothic"/>
          <w:sz w:val="24"/>
          <w:szCs w:val="24"/>
        </w:rPr>
      </w:r>
    </w:p>
    <w:p>
      <w:pPr>
        <w:pStyle w:val="Normal"/>
        <w:bidi w:val="0"/>
        <w:jc w:val="center"/>
        <w:rPr>
          <w:rFonts w:ascii="Arial" w:hAnsi="Arial" w:cs="Malgun Gothic"/>
          <w:sz w:val="24"/>
          <w:szCs w:val="24"/>
        </w:rPr>
      </w:pPr>
      <w:r>
        <w:rPr>
          <w:rFonts w:cs="Malgun Gothic"/>
          <w:sz w:val="24"/>
          <w:szCs w:val="24"/>
        </w:rPr>
      </w:r>
    </w:p>
    <w:p>
      <w:pPr>
        <w:pStyle w:val="Normal"/>
        <w:bidi w:val="0"/>
        <w:jc w:val="center"/>
        <w:rPr>
          <w:rFonts w:ascii="Arial" w:hAnsi="Arial" w:cs="Malgun Gothic"/>
          <w:sz w:val="24"/>
          <w:szCs w:val="24"/>
        </w:rPr>
      </w:pPr>
      <w:r>
        <w:rPr>
          <w:rFonts w:cs="Malgun Gothic"/>
          <w:sz w:val="24"/>
          <w:szCs w:val="24"/>
        </w:rPr>
      </w:r>
    </w:p>
    <w:p>
      <w:pPr>
        <w:pStyle w:val="Normal"/>
        <w:bidi w:val="0"/>
        <w:jc w:val="center"/>
        <w:rPr>
          <w:rFonts w:ascii="Arial" w:hAnsi="Arial" w:cs="Malgun Gothic"/>
          <w:sz w:val="24"/>
          <w:szCs w:val="24"/>
        </w:rPr>
      </w:pPr>
      <w:r>
        <w:rPr>
          <w:rFonts w:cs="Malgun Gothic"/>
          <w:sz w:val="24"/>
          <w:szCs w:val="24"/>
        </w:rPr>
      </w:r>
    </w:p>
    <w:p>
      <w:pPr>
        <w:pStyle w:val="Normal"/>
        <w:bidi w:val="0"/>
        <w:jc w:val="center"/>
        <w:rPr>
          <w:rFonts w:ascii="Arial" w:hAnsi="Arial" w:cs="Malgun Gothic"/>
          <w:sz w:val="24"/>
          <w:szCs w:val="24"/>
        </w:rPr>
      </w:pPr>
      <w:r>
        <w:rPr>
          <w:rFonts w:cs="Malgun Gothic"/>
          <w:sz w:val="24"/>
          <w:szCs w:val="24"/>
        </w:rPr>
      </w:r>
    </w:p>
    <w:p>
      <w:pPr>
        <w:pStyle w:val="Normal"/>
        <w:bidi w:val="0"/>
        <w:jc w:val="center"/>
        <w:rPr>
          <w:rFonts w:ascii="Arial" w:hAnsi="Arial"/>
        </w:rPr>
      </w:pPr>
      <w:r>
        <w:rPr/>
      </w:r>
      <w:r>
        <w:br w:type="page"/>
      </w:r>
    </w:p>
    <w:p>
      <w:pPr>
        <w:pStyle w:val="Normal"/>
        <w:numPr>
          <w:ilvl w:val="0"/>
          <w:numId w:val="3"/>
        </w:numPr>
        <w:spacing w:before="0" w:after="0"/>
        <w:rPr>
          <w:b/>
          <w:bCs/>
          <w:sz w:val="36"/>
          <w:szCs w:val="36"/>
        </w:rPr>
      </w:pPr>
      <w:bookmarkStart w:id="0" w:name="__RefHeading___Toc1009_5176221721"/>
      <w:bookmarkEnd w:id="0"/>
      <w:r>
        <w:rPr>
          <w:b/>
          <w:bCs/>
          <w:sz w:val="36"/>
          <w:szCs w:val="36"/>
        </w:rPr>
        <w:t>Prolog</w:t>
      </w:r>
    </w:p>
    <w:p>
      <w:pPr>
        <w:pStyle w:val="BodyText"/>
        <w:bidi w:val="0"/>
        <w:jc w:val="left"/>
        <w:rPr/>
      </w:pPr>
      <w:r>
        <w:rPr/>
      </w:r>
    </w:p>
    <w:p>
      <w:pPr>
        <w:pStyle w:val="Verzeichnis"/>
        <w:rPr/>
      </w:pPr>
      <w:r>
        <w:rPr/>
        <w:t>Im Herbst 2010 wurde ich von meinem damaligen 1. Vorsitzenden gefragt, ob ich den Posten des Schriftfüh</w:t>
        <w:softHyphen/>
        <w:t>rers im örtlichen Sportverein übernehmen möchte. Ich stimmte nach kurzer Bedenkzeit zu. Die Tätigkeit um</w:t>
        <w:softHyphen/>
        <w:t xml:space="preserve">fasste u.a. die Mitgliederverwaltung, sowie die Berechnung der Mitgliedsbeiträge. </w:t>
      </w:r>
    </w:p>
    <w:p>
      <w:pPr>
        <w:pStyle w:val="Verzeichnis"/>
        <w:rPr/>
      </w:pPr>
      <w:r>
        <w:rPr/>
      </w:r>
    </w:p>
    <w:p>
      <w:pPr>
        <w:pStyle w:val="BodyText"/>
        <w:bidi w:val="0"/>
        <w:jc w:val="both"/>
        <w:rPr/>
      </w:pPr>
      <w:r>
        <w:rPr>
          <w:sz w:val="20"/>
          <w:szCs w:val="20"/>
        </w:rPr>
        <w:t>Ein Programm zur Mitgliederverwaltung war zwar vorhanden, aber, obwohl ich seit 30 Jahren im IT-Bereich tä</w:t>
        <w:softHyphen/>
        <w:t>tig war, mit diesem Programm kam ich nicht zurecht. Verschiedene Funktionen waren nur durch speziel</w:t>
        <w:softHyphen/>
        <w:t>le, undokumentierte Tastenkombinationen erreichbar.</w:t>
      </w:r>
    </w:p>
    <w:p>
      <w:pPr>
        <w:pStyle w:val="BodyText"/>
        <w:bidi w:val="0"/>
        <w:jc w:val="both"/>
        <w:rPr/>
      </w:pPr>
      <w:r>
        <w:rPr>
          <w:sz w:val="20"/>
          <w:szCs w:val="20"/>
        </w:rPr>
        <w:t xml:space="preserve">Ich machte mich deshalb auf die Suche nach einem anderen Programm und wurde bei Admidio fündig. 2011 gab es bereits das Plugin </w:t>
      </w:r>
      <w:r>
        <w:rPr>
          <w:b/>
          <w:bCs/>
          <w:sz w:val="20"/>
          <w:szCs w:val="20"/>
        </w:rPr>
        <w:t>Mitgliedsbeitrag</w:t>
      </w:r>
      <w:r>
        <w:rPr>
          <w:sz w:val="20"/>
          <w:szCs w:val="20"/>
        </w:rPr>
        <w:t xml:space="preserve"> in der Version 1.0.1. Mit Zustimmung des Autors Ge</w:t>
        <w:softHyphen/>
        <w:t>rald Lutter habe ich es von Ihm übernommen und seitdem kontinuierlich weiterentwickelt.</w:t>
      </w:r>
    </w:p>
    <w:p>
      <w:pPr>
        <w:pStyle w:val="BodyText"/>
        <w:bidi w:val="0"/>
        <w:jc w:val="both"/>
        <w:rPr/>
      </w:pPr>
      <w:r>
        <w:rPr>
          <w:sz w:val="20"/>
          <w:szCs w:val="20"/>
        </w:rPr>
        <w:t xml:space="preserve">2012 wurde das Plugin komplett überarbeitet und mit einem Accordion-Menü versehen. 2013 kam der nächste große Versionssprung und </w:t>
      </w:r>
      <w:r>
        <w:rPr>
          <w:b/>
          <w:bCs/>
          <w:sz w:val="20"/>
          <w:szCs w:val="20"/>
        </w:rPr>
        <w:t>Mitgliedsbeitrag</w:t>
      </w:r>
      <w:r>
        <w:rPr>
          <w:sz w:val="20"/>
          <w:szCs w:val="20"/>
        </w:rPr>
        <w:t xml:space="preserve"> wurde um SEPA Funktionalitäten erweitert. Bis zu die</w:t>
        <w:softHyphen/>
        <w:t>sem Zeitpunkt gab es noch sehr wenige SEPA-fähige Programme. Kostenlose waren so gut wie nicht zu fin</w:t>
        <w:softHyphen/>
        <w:t>den.</w:t>
      </w:r>
    </w:p>
    <w:p>
      <w:pPr>
        <w:pStyle w:val="BodyText"/>
        <w:bidi w:val="0"/>
        <w:jc w:val="both"/>
        <w:rPr/>
      </w:pPr>
      <w:r>
        <w:rPr>
          <w:b/>
          <w:bCs/>
          <w:sz w:val="20"/>
          <w:szCs w:val="20"/>
        </w:rPr>
        <w:t>Mitgliedsbeitrag</w:t>
      </w:r>
      <w:r>
        <w:rPr>
          <w:sz w:val="20"/>
          <w:szCs w:val="20"/>
        </w:rPr>
        <w:t xml:space="preserve"> ist anders als andere Programme. Dies ist hauptsächlich darauf zurückzuführen, dass das Plugin zur Berechnung der Beiträge die von Admidio vorgegebene Rollenstruktur verwendet (Einer Rolle kann in Admidio ein Beitrag und ein Beitragszeitraum zugewiesen werden. Diese Angaben wertet das Plugin aus). </w:t>
      </w:r>
      <w:r>
        <w:rPr>
          <w:b/>
          <w:bCs/>
          <w:sz w:val="20"/>
          <w:szCs w:val="20"/>
        </w:rPr>
        <w:t>Mitgliedsbeitrag</w:t>
      </w:r>
      <w:r>
        <w:rPr>
          <w:sz w:val="20"/>
          <w:szCs w:val="20"/>
        </w:rPr>
        <w:t xml:space="preserve"> wurde von Grund auf neu entwickelt, kein anderes Programm diente als Vorbild. </w:t>
      </w:r>
    </w:p>
    <w:p>
      <w:pPr>
        <w:pStyle w:val="BodyText"/>
        <w:bidi w:val="0"/>
        <w:jc w:val="both"/>
        <w:rPr>
          <w:sz w:val="20"/>
          <w:szCs w:val="20"/>
        </w:rPr>
      </w:pPr>
      <w:r>
        <w:rPr>
          <w:sz w:val="20"/>
          <w:szCs w:val="20"/>
        </w:rPr>
      </w:r>
    </w:p>
    <w:p>
      <w:pPr>
        <w:pStyle w:val="BodyText"/>
        <w:bidi w:val="0"/>
        <w:jc w:val="both"/>
        <w:rPr>
          <w:b/>
          <w:bCs/>
        </w:rPr>
      </w:pPr>
      <w:r>
        <w:rPr>
          <w:b/>
          <w:bCs/>
          <w:sz w:val="20"/>
          <w:szCs w:val="20"/>
        </w:rPr>
        <w:t>Versionsverlauf</w:t>
      </w:r>
    </w:p>
    <w:p>
      <w:pPr>
        <w:pStyle w:val="BodyText"/>
        <w:bidi w:val="0"/>
        <w:jc w:val="both"/>
        <w:rPr/>
      </w:pPr>
      <w:r>
        <w:rPr>
          <w:sz w:val="20"/>
          <w:szCs w:val="20"/>
        </w:rPr>
        <w:t>Seit 2011 sind mittlerweile 4</w:t>
      </w:r>
      <w:ins w:id="2" w:author="Unbekannter Autor" w:date="2024-01-17T11:10:03Z">
        <w:r>
          <w:rPr>
            <w:sz w:val="20"/>
            <w:szCs w:val="20"/>
          </w:rPr>
          <w:t>7</w:t>
        </w:r>
      </w:ins>
      <w:del w:id="3" w:author="Unbekannter Autor" w:date="2024-01-17T11:10:03Z">
        <w:r>
          <w:rPr>
            <w:sz w:val="20"/>
            <w:szCs w:val="20"/>
          </w:rPr>
          <w:delText>3</w:delText>
        </w:r>
      </w:del>
      <w:r>
        <w:rPr>
          <w:sz w:val="20"/>
          <w:szCs w:val="20"/>
        </w:rPr>
        <w:t xml:space="preserve"> Updates erschienen, die aktuelle Version ist die 5.</w:t>
      </w:r>
      <w:ins w:id="4" w:author="Unbekannter Autor" w:date="2024-01-17T11:09:40Z">
        <w:r>
          <w:rPr>
            <w:sz w:val="20"/>
            <w:szCs w:val="20"/>
          </w:rPr>
          <w:t>3.0</w:t>
        </w:r>
      </w:ins>
      <w:del w:id="5" w:author="Unbekannter Autor" w:date="2024-01-17T11:09:43Z">
        <w:r>
          <w:rPr>
            <w:sz w:val="20"/>
            <w:szCs w:val="20"/>
          </w:rPr>
          <w:delText>1.5</w:delText>
        </w:r>
      </w:del>
      <w:r>
        <w:rPr>
          <w:sz w:val="20"/>
          <w:szCs w:val="20"/>
        </w:rPr>
        <w:t xml:space="preserve">. Eine </w:t>
      </w:r>
      <w:r>
        <w:fldChar w:fldCharType="begin"/>
      </w:r>
      <w:r>
        <w:rPr>
          <w:rStyle w:val="Hyperlink"/>
          <w:sz w:val="20"/>
          <w:szCs w:val="20"/>
        </w:rPr>
        <w:instrText xml:space="preserve"> HYPERLINK "https://www.admidio.org/dokuwiki/doku.php?id=de:plugins:mitgliedsbeitrag" \l "mitgliedsbeitrag"</w:instrText>
      </w:r>
      <w:r>
        <w:rPr>
          <w:rStyle w:val="Hyperlink"/>
          <w:sz w:val="20"/>
          <w:szCs w:val="20"/>
        </w:rPr>
        <w:fldChar w:fldCharType="separate"/>
      </w:r>
      <w:r>
        <w:rPr>
          <w:rStyle w:val="Hyperlink"/>
          <w:sz w:val="20"/>
          <w:szCs w:val="20"/>
        </w:rPr>
        <w:t>Änderungshistorie</w:t>
      </w:r>
      <w:r>
        <w:rPr>
          <w:rStyle w:val="Hyperlink"/>
          <w:sz w:val="20"/>
          <w:szCs w:val="20"/>
        </w:rPr>
        <w:fldChar w:fldCharType="end"/>
      </w:r>
      <w:r>
        <w:rPr>
          <w:sz w:val="20"/>
          <w:szCs w:val="20"/>
        </w:rPr>
        <w:t xml:space="preserve"> ist auf admidio.org zu finden.</w:t>
      </w:r>
    </w:p>
    <w:p>
      <w:pPr>
        <w:pStyle w:val="BodyText"/>
        <w:bidi w:val="0"/>
        <w:jc w:val="both"/>
        <w:rPr>
          <w:sz w:val="20"/>
          <w:szCs w:val="20"/>
        </w:rPr>
      </w:pPr>
      <w:r>
        <w:rPr>
          <w:sz w:val="20"/>
          <w:szCs w:val="20"/>
        </w:rPr>
      </w:r>
    </w:p>
    <w:p>
      <w:pPr>
        <w:pStyle w:val="BodyText"/>
        <w:bidi w:val="0"/>
        <w:jc w:val="both"/>
        <w:rPr>
          <w:b/>
          <w:bCs/>
        </w:rPr>
      </w:pPr>
      <w:r>
        <w:rPr>
          <w:b/>
          <w:bCs/>
          <w:sz w:val="20"/>
          <w:szCs w:val="20"/>
        </w:rPr>
        <w:t>Demoversion</w:t>
      </w:r>
    </w:p>
    <w:p>
      <w:pPr>
        <w:pStyle w:val="BodyText"/>
        <w:bidi w:val="0"/>
        <w:jc w:val="both"/>
        <w:rPr/>
      </w:pPr>
      <w:r>
        <w:rPr>
          <w:sz w:val="20"/>
          <w:szCs w:val="20"/>
        </w:rPr>
        <w:t xml:space="preserve">Eine Demoversion von Mitgliedsbeitrag ist auf meiner Webseite </w:t>
      </w:r>
      <w:hyperlink r:id="rId2">
        <w:r>
          <w:rPr>
            <w:rStyle w:val="Hyperlink"/>
            <w:sz w:val="20"/>
            <w:szCs w:val="20"/>
          </w:rPr>
          <w:t>admidiopluginsdemo.r-m-b.de</w:t>
        </w:r>
      </w:hyperlink>
      <w:r>
        <w:rPr>
          <w:sz w:val="20"/>
          <w:szCs w:val="20"/>
        </w:rPr>
        <w:t xml:space="preserve"> verfügbar.</w:t>
      </w:r>
    </w:p>
    <w:p>
      <w:pPr>
        <w:pStyle w:val="BodyText"/>
        <w:bidi w:val="0"/>
        <w:jc w:val="left"/>
        <w:rPr>
          <w:rFonts w:ascii="Arial" w:hAnsi="Arial"/>
          <w:sz w:val="20"/>
          <w:szCs w:val="20"/>
        </w:rPr>
      </w:pPr>
      <w:r>
        <w:rPr>
          <w:sz w:val="20"/>
          <w:szCs w:val="20"/>
        </w:rPr>
      </w:r>
    </w:p>
    <w:p>
      <w:pPr>
        <w:pStyle w:val="BodyText"/>
        <w:bidi w:val="0"/>
        <w:jc w:val="left"/>
        <w:rPr>
          <w:rFonts w:ascii="Arial" w:hAnsi="Arial"/>
          <w:b/>
          <w:bCs/>
          <w:sz w:val="20"/>
          <w:szCs w:val="20"/>
        </w:rPr>
      </w:pPr>
      <w:r>
        <w:rPr>
          <w:b/>
          <w:bCs/>
          <w:sz w:val="20"/>
          <w:szCs w:val="20"/>
        </w:rPr>
        <w:t>Sourcecode</w:t>
      </w:r>
    </w:p>
    <w:p>
      <w:pPr>
        <w:pStyle w:val="BodyText"/>
        <w:bidi w:val="0"/>
        <w:jc w:val="both"/>
        <w:rPr>
          <w:rFonts w:ascii="Arial" w:hAnsi="Arial"/>
          <w:sz w:val="20"/>
          <w:szCs w:val="20"/>
        </w:rPr>
      </w:pPr>
      <w:r>
        <w:rPr>
          <w:rFonts w:cs="Malgun Gothic"/>
          <w:sz w:val="20"/>
          <w:szCs w:val="20"/>
        </w:rPr>
        <w:t>Den Sourcecode gibt es GitHub (</w:t>
      </w:r>
      <w:hyperlink r:id="rId3">
        <w:r>
          <w:rPr>
            <w:rStyle w:val="Hyperlink"/>
            <w:rFonts w:cs="Malgun Gothic"/>
            <w:sz w:val="20"/>
            <w:szCs w:val="20"/>
          </w:rPr>
          <w:t>https://github.com/rmbinder/Mitgliedsbeitrag</w:t>
        </w:r>
      </w:hyperlink>
      <w:r>
        <w:rPr>
          <w:rFonts w:cs="Malgun Gothic"/>
          <w:sz w:val="20"/>
          <w:szCs w:val="20"/>
        </w:rPr>
        <w:t>).</w:t>
      </w:r>
    </w:p>
    <w:sdt>
      <w:sdtPr>
        <w:docPartObj>
          <w:docPartGallery w:val="Table of Contents"/>
          <w:docPartUnique w:val="true"/>
        </w:docPartObj>
      </w:sdtPr>
      <w:sdtContent>
        <w:p>
          <w:pPr>
            <w:pStyle w:val="TOCHeading"/>
            <w:rPr/>
          </w:pPr>
          <w:r>
            <w:br w:type="page"/>
          </w:r>
          <w:r>
            <w:rPr/>
            <w:t>Inhaltsverzeichnis</w:t>
          </w:r>
        </w:p>
        <w:p>
          <w:pPr>
            <w:pStyle w:val="TOC1"/>
            <w:rPr/>
          </w:pPr>
          <w:r>
            <w:fldChar w:fldCharType="begin"/>
          </w:r>
          <w:r>
            <w:rPr>
              <w:rStyle w:val="Verzeichnissprung"/>
            </w:rPr>
            <w:instrText xml:space="preserve"> TOC \f \o "1-9" \h</w:instrText>
          </w:r>
          <w:r>
            <w:rPr>
              <w:rStyle w:val="Verzeichnissprung"/>
            </w:rPr>
            <w:fldChar w:fldCharType="separate"/>
          </w:r>
          <w:hyperlink w:anchor="__RefHeading___Toc1907_1567046155">
            <w:r>
              <w:rPr>
                <w:rStyle w:val="Verzeichnissprung"/>
              </w:rPr>
              <w:t>Funktion</w:t>
              <w:tab/>
              <w:t>5</w:t>
            </w:r>
          </w:hyperlink>
        </w:p>
        <w:p>
          <w:pPr>
            <w:pStyle w:val="TOC1"/>
            <w:rPr/>
          </w:pPr>
          <w:hyperlink w:anchor="__RefHeading___Toc1773_517622172">
            <w:r>
              <w:rPr>
                <w:rStyle w:val="Verzeichnissprung"/>
              </w:rPr>
              <w:t>Installation</w:t>
              <w:tab/>
              <w:t>6</w:t>
            </w:r>
          </w:hyperlink>
        </w:p>
        <w:p>
          <w:pPr>
            <w:pStyle w:val="TOC2"/>
            <w:rPr/>
          </w:pPr>
          <w:hyperlink w:anchor="__RefHeading___Toc6410_1485555939">
            <w:r>
              <w:rPr>
                <w:rStyle w:val="Verzeichnissprung"/>
              </w:rPr>
              <w:t>Hochladen der Dateien</w:t>
              <w:tab/>
              <w:t>6</w:t>
            </w:r>
          </w:hyperlink>
        </w:p>
        <w:p>
          <w:pPr>
            <w:pStyle w:val="TOC2"/>
            <w:rPr/>
          </w:pPr>
          <w:hyperlink w:anchor="__RefHeading___Toc4936_1485555939">
            <w:r>
              <w:rPr>
                <w:rStyle w:val="Verzeichnissprung"/>
              </w:rPr>
              <w:t>Erstellen eines Menüpunktes</w:t>
              <w:tab/>
              <w:t>7</w:t>
            </w:r>
          </w:hyperlink>
        </w:p>
        <w:p>
          <w:pPr>
            <w:pStyle w:val="TOC2"/>
            <w:rPr/>
          </w:pPr>
          <w:hyperlink w:anchor="__RefHeading___Toc4938_1485555939">
            <w:r>
              <w:rPr>
                <w:rStyle w:val="Verzeichnissprung"/>
              </w:rPr>
              <w:t>Der erste Aufruf</w:t>
              <w:tab/>
              <w:t>7</w:t>
            </w:r>
          </w:hyperlink>
        </w:p>
        <w:p>
          <w:pPr>
            <w:pStyle w:val="TOC2"/>
            <w:rPr/>
          </w:pPr>
          <w:hyperlink w:anchor="__RefHeading___Toc6412_1485555939">
            <w:r>
              <w:rPr>
                <w:rStyle w:val="Verzeichnissprung"/>
              </w:rPr>
              <w:t>Die ersten Grundeinstellungen</w:t>
              <w:tab/>
              <w:t>10</w:t>
            </w:r>
          </w:hyperlink>
        </w:p>
        <w:p>
          <w:pPr>
            <w:pStyle w:val="TOC3"/>
            <w:tabs>
              <w:tab w:val="clear" w:pos="9072"/>
              <w:tab w:val="right" w:pos="9639" w:leader="dot"/>
            </w:tabs>
            <w:rPr/>
          </w:pPr>
          <w:hyperlink w:anchor="__RefHeading___Toc2290_2139416701">
            <w:r>
              <w:rPr>
                <w:rStyle w:val="Verzeichnissprung"/>
              </w:rPr>
              <w:t>Beitragseinstellungen</w:t>
              <w:tab/>
              <w:t>10</w:t>
            </w:r>
          </w:hyperlink>
        </w:p>
        <w:p>
          <w:pPr>
            <w:pStyle w:val="TOC3"/>
            <w:tabs>
              <w:tab w:val="clear" w:pos="9072"/>
              <w:tab w:val="right" w:pos="9639" w:leader="dot"/>
            </w:tabs>
            <w:rPr/>
          </w:pPr>
          <w:hyperlink w:anchor="__RefHeading___Toc2292_2139416701">
            <w:r>
              <w:rPr>
                <w:rStyle w:val="Verzeichnissprung"/>
              </w:rPr>
              <w:t>Kontodaten</w:t>
              <w:tab/>
              <w:t>10</w:t>
            </w:r>
          </w:hyperlink>
        </w:p>
        <w:p>
          <w:pPr>
            <w:pStyle w:val="TOC3"/>
            <w:tabs>
              <w:tab w:val="clear" w:pos="9072"/>
              <w:tab w:val="right" w:pos="9639" w:leader="dot"/>
            </w:tabs>
            <w:rPr/>
          </w:pPr>
          <w:hyperlink w:anchor="__RefHeading___Toc2294_2139416701">
            <w:r>
              <w:rPr>
                <w:rStyle w:val="Verzeichnissprung"/>
              </w:rPr>
              <w:t>Mandatsverwaltung</w:t>
              <w:tab/>
              <w:t>10</w:t>
            </w:r>
          </w:hyperlink>
        </w:p>
        <w:p>
          <w:pPr>
            <w:pStyle w:val="TOC3"/>
            <w:tabs>
              <w:tab w:val="clear" w:pos="9072"/>
              <w:tab w:val="right" w:pos="9639" w:leader="dot"/>
            </w:tabs>
            <w:rPr/>
          </w:pPr>
          <w:hyperlink w:anchor="__RefHeading___Toc2296_2139416701">
            <w:r>
              <w:rPr>
                <w:rStyle w:val="Verzeichnissprung"/>
              </w:rPr>
              <w:t>Ansichtsdefinitionen</w:t>
              <w:tab/>
              <w:t>10</w:t>
            </w:r>
          </w:hyperlink>
        </w:p>
        <w:p>
          <w:pPr>
            <w:pStyle w:val="TOC2"/>
            <w:rPr/>
          </w:pPr>
          <w:hyperlink w:anchor="__RefHeading___Toc18797_986433141">
            <w:r>
              <w:rPr>
                <w:rStyle w:val="Verzeichnissprung"/>
              </w:rPr>
              <w:t>Testen der Grundfunktionen</w:t>
              <w:tab/>
              <w:t>11</w:t>
            </w:r>
          </w:hyperlink>
        </w:p>
        <w:p>
          <w:pPr>
            <w:pStyle w:val="TOC3"/>
            <w:tabs>
              <w:tab w:val="clear" w:pos="9072"/>
              <w:tab w:val="right" w:pos="9639" w:leader="dot"/>
            </w:tabs>
            <w:rPr/>
          </w:pPr>
          <w:hyperlink w:anchor="__RefHeading___Toc18799_986433141">
            <w:r>
              <w:rPr>
                <w:rStyle w:val="Verzeichnissprung"/>
              </w:rPr>
              <w:t>Die Ansichten</w:t>
              <w:tab/>
              <w:t>11</w:t>
            </w:r>
          </w:hyperlink>
        </w:p>
        <w:p>
          <w:pPr>
            <w:pStyle w:val="TOC3"/>
            <w:tabs>
              <w:tab w:val="clear" w:pos="9072"/>
              <w:tab w:val="right" w:pos="9639" w:leader="dot"/>
            </w:tabs>
            <w:rPr/>
          </w:pPr>
          <w:hyperlink w:anchor="__RefHeading___Toc18801_986433141">
            <w:r>
              <w:rPr>
                <w:rStyle w:val="Verzeichnissprung"/>
              </w:rPr>
              <w:t>Beitragsberechnung</w:t>
              <w:tab/>
              <w:t>13</w:t>
            </w:r>
          </w:hyperlink>
        </w:p>
        <w:p>
          <w:pPr>
            <w:pStyle w:val="TOC1"/>
            <w:rPr/>
          </w:pPr>
          <w:hyperlink w:anchor="__RefHeading___Toc5445_3319094778">
            <w:r>
              <w:rPr>
                <w:rStyle w:val="Verzeichnissprung"/>
              </w:rPr>
              <w:t>Update</w:t>
              <w:tab/>
              <w:t>13</w:t>
            </w:r>
          </w:hyperlink>
        </w:p>
        <w:p>
          <w:pPr>
            <w:pStyle w:val="TOC1"/>
            <w:rPr/>
          </w:pPr>
          <w:hyperlink w:anchor="__RefHeading___Toc1909_1567046155">
            <w:r>
              <w:rPr>
                <w:rStyle w:val="Verzeichnissprung"/>
              </w:rPr>
              <w:t>Die Menüstruktur</w:t>
              <w:tab/>
              <w:t>14</w:t>
            </w:r>
          </w:hyperlink>
        </w:p>
        <w:p>
          <w:pPr>
            <w:pStyle w:val="TOC2"/>
            <w:rPr/>
          </w:pPr>
          <w:hyperlink w:anchor="__RefHeading___Toc1202_2975391565">
            <w:r>
              <w:rPr>
                <w:rStyle w:val="Verzeichnissprung"/>
              </w:rPr>
              <w:t>Menü Beiträge</w:t>
              <w:tab/>
              <w:t>14</w:t>
            </w:r>
          </w:hyperlink>
        </w:p>
        <w:p>
          <w:pPr>
            <w:pStyle w:val="TOC2"/>
            <w:rPr/>
          </w:pPr>
          <w:hyperlink w:anchor="__RefHeading___Toc1216_2975391565">
            <w:r>
              <w:rPr>
                <w:rStyle w:val="Verzeichnissprung"/>
              </w:rPr>
              <w:t>Menü Mandatsverwaltung</w:t>
              <w:tab/>
              <w:t>14</w:t>
            </w:r>
          </w:hyperlink>
        </w:p>
        <w:p>
          <w:pPr>
            <w:pStyle w:val="TOC2"/>
            <w:rPr/>
          </w:pPr>
          <w:hyperlink w:anchor="__RefHeading___Toc1222_2975391565">
            <w:r>
              <w:rPr>
                <w:rStyle w:val="Verzeichnissprung"/>
              </w:rPr>
              <w:t>Menü Export</w:t>
              <w:tab/>
              <w:t>15</w:t>
            </w:r>
          </w:hyperlink>
        </w:p>
        <w:p>
          <w:pPr>
            <w:pStyle w:val="TOC2"/>
            <w:rPr/>
          </w:pPr>
          <w:hyperlink w:anchor="__RefHeading___Toc1228_2975391565">
            <w:r>
              <w:rPr>
                <w:rStyle w:val="Verzeichnissprung"/>
              </w:rPr>
              <w:t>Menü Optionen</w:t>
              <w:tab/>
              <w:t>15</w:t>
            </w:r>
          </w:hyperlink>
        </w:p>
        <w:p>
          <w:pPr>
            <w:pStyle w:val="TOC2"/>
            <w:rPr/>
          </w:pPr>
          <w:hyperlink w:anchor="__RefHeading___Toc1240_2975391565">
            <w:r>
              <w:rPr>
                <w:rStyle w:val="Verzeichnissprung"/>
              </w:rPr>
              <w:t>Menü Einstellungen</w:t>
              <w:tab/>
              <w:t>16</w:t>
            </w:r>
          </w:hyperlink>
        </w:p>
        <w:p>
          <w:pPr>
            <w:pStyle w:val="TOC1"/>
            <w:rPr/>
          </w:pPr>
          <w:hyperlink w:anchor="__RefHeading___Toc1013_517622172">
            <w:r>
              <w:rPr>
                <w:rStyle w:val="Verzeichnissprung"/>
              </w:rPr>
              <w:t>Altersgestaffelte Rollen</w:t>
              <w:tab/>
              <w:t>17</w:t>
            </w:r>
          </w:hyperlink>
        </w:p>
        <w:p>
          <w:pPr>
            <w:pStyle w:val="TOC2"/>
            <w:rPr/>
          </w:pPr>
          <w:hyperlink w:anchor="__RefHeading___Toc1911_1567046155">
            <w:r>
              <w:rPr>
                <w:rStyle w:val="Verzeichnissprung"/>
              </w:rPr>
              <w:t>Grundlagen</w:t>
              <w:tab/>
              <w:t>17</w:t>
            </w:r>
          </w:hyperlink>
        </w:p>
        <w:p>
          <w:pPr>
            <w:pStyle w:val="TOC2"/>
            <w:rPr/>
          </w:pPr>
          <w:hyperlink w:anchor="__RefHeading___Toc1913_1567046155">
            <w:r>
              <w:rPr>
                <w:rStyle w:val="Verzeichnissprung"/>
              </w:rPr>
              <w:t>Anwendung</w:t>
              <w:tab/>
              <w:t>17</w:t>
            </w:r>
          </w:hyperlink>
        </w:p>
        <w:p>
          <w:pPr>
            <w:pStyle w:val="TOC2"/>
            <w:rPr/>
          </w:pPr>
          <w:hyperlink w:anchor="__RefHeading___Toc1204_2975391565">
            <w:r>
              <w:rPr>
                <w:rStyle w:val="Verzeichnissprung"/>
              </w:rPr>
              <w:t>Neuzuordnung altersgestaffelte Rollen</w:t>
              <w:tab/>
              <w:t>18</w:t>
            </w:r>
          </w:hyperlink>
        </w:p>
        <w:p>
          <w:pPr>
            <w:pStyle w:val="TOC2"/>
            <w:rPr/>
          </w:pPr>
          <w:hyperlink w:anchor="__RefHeading___Toc1845_2317245886">
            <w:r>
              <w:rPr>
                <w:rStyle w:val="Verzeichnissprung"/>
              </w:rPr>
              <w:t>Referenzzeitpunkt/Monatsversatz</w:t>
              <w:tab/>
              <w:t>18</w:t>
            </w:r>
          </w:hyperlink>
        </w:p>
        <w:p>
          <w:pPr>
            <w:pStyle w:val="TOC1"/>
            <w:rPr/>
          </w:pPr>
          <w:hyperlink w:anchor="__RefHeading___Toc1923_1567046155">
            <w:r>
              <w:rPr>
                <w:rStyle w:val="Verzeichnissprung"/>
              </w:rPr>
              <w:t>Familienrollen</w:t>
              <w:tab/>
              <w:t>19</w:t>
            </w:r>
          </w:hyperlink>
        </w:p>
        <w:p>
          <w:pPr>
            <w:pStyle w:val="TOC2"/>
            <w:rPr/>
          </w:pPr>
          <w:hyperlink w:anchor="__RefHeading___Toc1925_1567046155">
            <w:r>
              <w:rPr>
                <w:rStyle w:val="Verzeichnissprung"/>
              </w:rPr>
              <w:t>Grundlagen</w:t>
              <w:tab/>
              <w:t>19</w:t>
            </w:r>
          </w:hyperlink>
        </w:p>
        <w:p>
          <w:pPr>
            <w:pStyle w:val="TOC2"/>
            <w:rPr/>
          </w:pPr>
          <w:hyperlink w:anchor="__RefHeading___Toc1891_3092496962">
            <w:r>
              <w:rPr>
                <w:rStyle w:val="Verzeichnissprung"/>
              </w:rPr>
              <w:t>Anwendung</w:t>
              <w:tab/>
              <w:t>19</w:t>
            </w:r>
          </w:hyperlink>
        </w:p>
        <w:p>
          <w:pPr>
            <w:pStyle w:val="TOC2"/>
            <w:rPr/>
          </w:pPr>
          <w:hyperlink w:anchor="__RefHeading___Toc2073_3127355303">
            <w:r>
              <w:rPr>
                <w:rStyle w:val="Verzeichnissprung"/>
              </w:rPr>
              <w:t>Zahlungspflichtiger</w:t>
              <w:tab/>
              <w:t>20</w:t>
            </w:r>
          </w:hyperlink>
        </w:p>
        <w:p>
          <w:pPr>
            <w:pStyle w:val="TOC2"/>
            <w:rPr/>
          </w:pPr>
          <w:hyperlink w:anchor="__RefHeading___Toc1142_2735614071">
            <w:r>
              <w:rPr>
                <w:rStyle w:val="Verzeichnissprung"/>
              </w:rPr>
              <w:t>Multiplikatorrollen</w:t>
              <w:tab/>
              <w:t>20</w:t>
            </w:r>
          </w:hyperlink>
        </w:p>
        <w:p>
          <w:pPr>
            <w:pStyle w:val="TOC1"/>
            <w:rPr/>
          </w:pPr>
          <w:hyperlink w:anchor="__RefHeading___Toc1017_517622172">
            <w:r>
              <w:rPr>
                <w:rStyle w:val="Verzeichnissprung"/>
              </w:rPr>
              <w:t>Festbeitragsrollen</w:t>
              <w:tab/>
              <w:t>21</w:t>
            </w:r>
          </w:hyperlink>
        </w:p>
        <w:p>
          <w:pPr>
            <w:pStyle w:val="TOC2"/>
            <w:rPr/>
          </w:pPr>
          <w:hyperlink w:anchor="__RefHeading___Toc2016_223011361">
            <w:r>
              <w:rPr>
                <w:rStyle w:val="Verzeichnissprung"/>
              </w:rPr>
              <w:t>Grundlagen</w:t>
              <w:tab/>
              <w:t>21</w:t>
            </w:r>
          </w:hyperlink>
        </w:p>
        <w:p>
          <w:pPr>
            <w:pStyle w:val="TOC2"/>
            <w:rPr/>
          </w:pPr>
          <w:hyperlink w:anchor="__RefHeading___Toc2018_223011361">
            <w:r>
              <w:rPr>
                <w:rStyle w:val="Verzeichnissprung"/>
              </w:rPr>
              <w:t>Anwendung</w:t>
              <w:tab/>
              <w:t>21</w:t>
            </w:r>
          </w:hyperlink>
        </w:p>
        <w:p>
          <w:pPr>
            <w:pStyle w:val="TOC1"/>
            <w:rPr/>
          </w:pPr>
          <w:hyperlink w:anchor="__RefHeading___Toc2176_987512190">
            <w:r>
              <w:rPr>
                <w:rStyle w:val="Verzeichnissprung"/>
              </w:rPr>
              <w:t>Individualbeiträge</w:t>
              <w:tab/>
              <w:t>22</w:t>
            </w:r>
          </w:hyperlink>
        </w:p>
        <w:p>
          <w:pPr>
            <w:pStyle w:val="TOC2"/>
            <w:rPr/>
          </w:pPr>
          <w:hyperlink w:anchor="__RefHeading___Toc2016_2230113612">
            <w:r>
              <w:rPr>
                <w:rStyle w:val="Verzeichnissprung"/>
              </w:rPr>
              <w:t>Grundlagen</w:t>
              <w:tab/>
              <w:t>22</w:t>
            </w:r>
          </w:hyperlink>
        </w:p>
        <w:p>
          <w:pPr>
            <w:pStyle w:val="TOC2"/>
            <w:rPr/>
          </w:pPr>
          <w:hyperlink w:anchor="__RefHeading___Toc2018_2230113612">
            <w:r>
              <w:rPr>
                <w:rStyle w:val="Verzeichnissprung"/>
              </w:rPr>
              <w:t>Anwendung</w:t>
              <w:tab/>
              <w:t>22</w:t>
            </w:r>
          </w:hyperlink>
        </w:p>
        <w:p>
          <w:pPr>
            <w:pStyle w:val="TOC3"/>
            <w:tabs>
              <w:tab w:val="clear" w:pos="9072"/>
              <w:tab w:val="right" w:pos="9639" w:leader="dot"/>
            </w:tabs>
            <w:rPr/>
          </w:pPr>
          <w:hyperlink w:anchor="__RefHeading___Toc2170_2179209565">
            <w:r>
              <w:rPr>
                <w:rStyle w:val="Verzeichnissprung"/>
              </w:rPr>
              <w:t>Grundbetrag</w:t>
              <w:tab/>
              <w:t>22</w:t>
            </w:r>
          </w:hyperlink>
        </w:p>
        <w:p>
          <w:pPr>
            <w:pStyle w:val="TOC3"/>
            <w:tabs>
              <w:tab w:val="clear" w:pos="9072"/>
              <w:tab w:val="right" w:pos="9639" w:leader="dot"/>
            </w:tabs>
            <w:rPr/>
          </w:pPr>
          <w:hyperlink w:anchor="__RefHeading___Toc2172_2179209565">
            <w:r>
              <w:rPr>
                <w:rStyle w:val="Verzeichnissprung"/>
              </w:rPr>
              <w:t>Verbrauchsbetrag</w:t>
              <w:tab/>
              <w:t>23</w:t>
            </w:r>
          </w:hyperlink>
        </w:p>
        <w:p>
          <w:pPr>
            <w:pStyle w:val="TOC1"/>
            <w:rPr/>
          </w:pPr>
          <w:hyperlink w:anchor="__RefHeading___Toc1927_1567046155">
            <w:r>
              <w:rPr>
                <w:rStyle w:val="Verzeichnissprung"/>
              </w:rPr>
              <w:t>Beitragsberechnung</w:t>
              <w:tab/>
              <w:t>24</w:t>
            </w:r>
          </w:hyperlink>
        </w:p>
        <w:p>
          <w:pPr>
            <w:pStyle w:val="TOC2"/>
            <w:rPr/>
          </w:pPr>
          <w:hyperlink w:anchor="__RefHeading___Toc1929_1567046155">
            <w:r>
              <w:rPr>
                <w:rStyle w:val="Verzeichnissprung"/>
              </w:rPr>
              <w:t>Beitrag und Beitragszeitraum</w:t>
              <w:tab/>
              <w:t>24</w:t>
            </w:r>
          </w:hyperlink>
        </w:p>
        <w:p>
          <w:pPr>
            <w:pStyle w:val="TOC2"/>
            <w:rPr/>
          </w:pPr>
          <w:hyperlink w:anchor="__RefHeading___Toc2075_3127355303">
            <w:r>
              <w:rPr>
                <w:rStyle w:val="Verzeichnissprung"/>
              </w:rPr>
              <w:t>Anteilige Beitragsberechnung</w:t>
              <w:tab/>
              <w:t>24</w:t>
            </w:r>
          </w:hyperlink>
        </w:p>
        <w:p>
          <w:pPr>
            <w:pStyle w:val="TOC3"/>
            <w:tabs>
              <w:tab w:val="clear" w:pos="9072"/>
              <w:tab w:val="right" w:pos="9639" w:leader="dot"/>
            </w:tabs>
            <w:rPr/>
          </w:pPr>
          <w:hyperlink w:anchor="__RefHeading___Toc2077_3127355303">
            <w:r>
              <w:rPr>
                <w:rStyle w:val="Verzeichnissprung"/>
              </w:rPr>
              <w:t>Anteilige Beitragsberechnung von Familienrollen</w:t>
              <w:tab/>
              <w:t>25</w:t>
            </w:r>
          </w:hyperlink>
        </w:p>
        <w:p>
          <w:pPr>
            <w:pStyle w:val="TOC2"/>
            <w:rPr/>
          </w:pPr>
          <w:hyperlink w:anchor="__RefHeading___Toc1208_2975391565">
            <w:r>
              <w:rPr>
                <w:rStyle w:val="Verzeichnissprung"/>
              </w:rPr>
              <w:t>Neuberechnung</w:t>
              <w:tab/>
              <w:t>25</w:t>
            </w:r>
          </w:hyperlink>
        </w:p>
        <w:p>
          <w:pPr>
            <w:pStyle w:val="TOC2"/>
            <w:rPr/>
          </w:pPr>
          <w:hyperlink w:anchor="__RefHeading___Toc1208_29753915651">
            <w:r>
              <w:rPr>
                <w:rStyle w:val="Verzeichnissprung"/>
              </w:rPr>
              <w:t>Individualbeiträge</w:t>
              <w:tab/>
              <w:t>26</w:t>
            </w:r>
          </w:hyperlink>
        </w:p>
        <w:p>
          <w:pPr>
            <w:pStyle w:val="TOC2"/>
            <w:rPr/>
          </w:pPr>
          <w:hyperlink w:anchor="__RefHeading___Toc1210_2975391565">
            <w:r>
              <w:rPr>
                <w:rStyle w:val="Verzeichnissprung"/>
              </w:rPr>
              <w:t>Beitragszahlungen</w:t>
              <w:tab/>
              <w:t>27</w:t>
            </w:r>
          </w:hyperlink>
        </w:p>
        <w:p>
          <w:pPr>
            <w:pStyle w:val="TOC3"/>
            <w:tabs>
              <w:tab w:val="clear" w:pos="9072"/>
              <w:tab w:val="right" w:pos="9639" w:leader="dot"/>
            </w:tabs>
            <w:rPr/>
          </w:pPr>
          <w:hyperlink w:anchor="__RefHeading___Toc2667_3467788463">
            <w:r>
              <w:rPr>
                <w:rStyle w:val="Verzeichnissprung"/>
              </w:rPr>
              <w:t>Zahlungserinnerung</w:t>
              <w:tab/>
              <w:t>28</w:t>
            </w:r>
          </w:hyperlink>
        </w:p>
        <w:p>
          <w:pPr>
            <w:pStyle w:val="TOC2"/>
            <w:rPr/>
          </w:pPr>
          <w:hyperlink w:anchor="__RefHeading___Toc1931_1567046155">
            <w:r>
              <w:rPr>
                <w:rStyle w:val="Verzeichnissprung"/>
              </w:rPr>
              <w:t>Löschen von Beiträgen</w:t>
              <w:tab/>
              <w:t>29</w:t>
            </w:r>
          </w:hyperlink>
        </w:p>
        <w:p>
          <w:pPr>
            <w:pStyle w:val="TOC2"/>
            <w:rPr/>
          </w:pPr>
          <w:hyperlink w:anchor="__RefHeading___Toc1212_2975391565">
            <w:r>
              <w:rPr>
                <w:rStyle w:val="Verzeichnissprung"/>
              </w:rPr>
              <w:t>Beitragsanalyse</w:t>
              <w:tab/>
              <w:t>30</w:t>
            </w:r>
          </w:hyperlink>
        </w:p>
        <w:p>
          <w:pPr>
            <w:pStyle w:val="TOC2"/>
            <w:rPr/>
          </w:pPr>
          <w:hyperlink w:anchor="__RefHeading___Toc1214_2975391565">
            <w:r>
              <w:rPr>
                <w:rStyle w:val="Verzeichnissprung"/>
              </w:rPr>
              <w:t>Beitragshistorie</w:t>
              <w:tab/>
              <w:t>30</w:t>
            </w:r>
          </w:hyperlink>
        </w:p>
        <w:p>
          <w:pPr>
            <w:pStyle w:val="TOC1"/>
            <w:rPr/>
          </w:pPr>
          <w:hyperlink w:anchor="__RefHeading___Toc1945_1567046155">
            <w:r>
              <w:rPr>
                <w:rStyle w:val="Verzeichnissprung"/>
              </w:rPr>
              <w:t>Export</w:t>
              <w:tab/>
              <w:t>31</w:t>
            </w:r>
          </w:hyperlink>
        </w:p>
        <w:p>
          <w:pPr>
            <w:pStyle w:val="TOC2"/>
            <w:rPr/>
          </w:pPr>
          <w:hyperlink w:anchor="__RefHeading___Toc1224_2975391565">
            <w:r>
              <w:rPr>
                <w:rStyle w:val="Verzeichnissprung"/>
              </w:rPr>
              <w:t>SEPA</w:t>
              <w:tab/>
              <w:t>31</w:t>
            </w:r>
          </w:hyperlink>
        </w:p>
        <w:p>
          <w:pPr>
            <w:pStyle w:val="TOC3"/>
            <w:tabs>
              <w:tab w:val="clear" w:pos="9072"/>
              <w:tab w:val="right" w:pos="9639" w:leader="dot"/>
            </w:tabs>
            <w:rPr/>
          </w:pPr>
          <w:hyperlink w:anchor="__RefHeading___Toc1616_1958182187">
            <w:r>
              <w:rPr>
                <w:rStyle w:val="Verzeichnissprung"/>
              </w:rPr>
              <w:t>Fälligkeitsdatum</w:t>
              <w:tab/>
              <w:t>31</w:t>
            </w:r>
          </w:hyperlink>
        </w:p>
        <w:p>
          <w:pPr>
            <w:pStyle w:val="TOC3"/>
            <w:tabs>
              <w:tab w:val="clear" w:pos="9072"/>
              <w:tab w:val="right" w:pos="9639" w:leader="dot"/>
            </w:tabs>
            <w:rPr/>
          </w:pPr>
          <w:hyperlink w:anchor="__RefHeading___Toc1618_1958182187">
            <w:r>
              <w:rPr>
                <w:rStyle w:val="Verzeichnissprung"/>
              </w:rPr>
              <w:t>XML-Datei</w:t>
              <w:tab/>
              <w:t>33</w:t>
            </w:r>
          </w:hyperlink>
        </w:p>
        <w:p>
          <w:pPr>
            <w:pStyle w:val="TOC3"/>
            <w:tabs>
              <w:tab w:val="clear" w:pos="9072"/>
              <w:tab w:val="right" w:pos="9639" w:leader="dot"/>
            </w:tabs>
            <w:rPr/>
          </w:pPr>
          <w:hyperlink w:anchor="__RefHeading___Toc1620_1958182187">
            <w:r>
              <w:rPr>
                <w:rStyle w:val="Verzeichnissprung"/>
              </w:rPr>
              <w:t>Kontrolldatei</w:t>
              <w:tab/>
              <w:t>33</w:t>
            </w:r>
          </w:hyperlink>
        </w:p>
        <w:p>
          <w:pPr>
            <w:pStyle w:val="TOC3"/>
            <w:tabs>
              <w:tab w:val="clear" w:pos="9072"/>
              <w:tab w:val="right" w:pos="9639" w:leader="dot"/>
            </w:tabs>
            <w:rPr/>
          </w:pPr>
          <w:hyperlink w:anchor="__RefHeading___Toc1622_1958182187">
            <w:r>
              <w:rPr>
                <w:rStyle w:val="Verzeichnissprung"/>
              </w:rPr>
              <w:t>Vorabinformation</w:t>
              <w:tab/>
              <w:t>34</w:t>
            </w:r>
          </w:hyperlink>
        </w:p>
        <w:p>
          <w:pPr>
            <w:pStyle w:val="TOC2"/>
            <w:rPr/>
          </w:pPr>
          <w:hyperlink w:anchor="__RefHeading___Toc1226_2975391565">
            <w:r>
              <w:rPr>
                <w:rStyle w:val="Verzeichnissprung"/>
              </w:rPr>
              <w:t>Rechnung</w:t>
              <w:tab/>
              <w:t>36</w:t>
            </w:r>
          </w:hyperlink>
        </w:p>
        <w:p>
          <w:pPr>
            <w:pStyle w:val="TOC3"/>
            <w:tabs>
              <w:tab w:val="clear" w:pos="9072"/>
              <w:tab w:val="right" w:pos="9639" w:leader="dot"/>
            </w:tabs>
            <w:rPr/>
          </w:pPr>
          <w:hyperlink w:anchor="__RefHeading___Toc2031_223011361">
            <w:r>
              <w:rPr>
                <w:rStyle w:val="Verzeichnissprung"/>
              </w:rPr>
              <w:t>Der Button Export</w:t>
              <w:tab/>
              <w:t>36</w:t>
            </w:r>
          </w:hyperlink>
        </w:p>
        <w:p>
          <w:pPr>
            <w:pStyle w:val="TOC3"/>
            <w:tabs>
              <w:tab w:val="clear" w:pos="9072"/>
              <w:tab w:val="right" w:pos="9639" w:leader="dot"/>
            </w:tabs>
            <w:rPr/>
          </w:pPr>
          <w:hyperlink w:anchor="__RefHeading___Toc2033_223011361">
            <w:r>
              <w:rPr>
                <w:rStyle w:val="Verzeichnissprung"/>
              </w:rPr>
              <w:t>Der Button E-Mail</w:t>
              <w:tab/>
              <w:t>36</w:t>
            </w:r>
          </w:hyperlink>
        </w:p>
        <w:p>
          <w:pPr>
            <w:pStyle w:val="TOC1"/>
            <w:rPr/>
          </w:pPr>
          <w:hyperlink w:anchor="__RefHeading___Toc1828_3856073189">
            <w:r>
              <w:rPr>
                <w:rStyle w:val="Verzeichnissprung"/>
              </w:rPr>
              <w:t>Mandatsverwaltung</w:t>
              <w:tab/>
              <w:t>38</w:t>
            </w:r>
          </w:hyperlink>
        </w:p>
        <w:p>
          <w:pPr>
            <w:pStyle w:val="TOC2"/>
            <w:rPr/>
          </w:pPr>
          <w:hyperlink w:anchor="__RefHeading___Toc1218_2975391565">
            <w:r>
              <w:rPr>
                <w:rStyle w:val="Verzeichnissprung"/>
              </w:rPr>
              <w:t>Mandatsreferenzen erzeugen</w:t>
              <w:tab/>
              <w:t>38</w:t>
            </w:r>
          </w:hyperlink>
        </w:p>
        <w:p>
          <w:pPr>
            <w:pStyle w:val="TOC2"/>
            <w:rPr/>
          </w:pPr>
          <w:hyperlink w:anchor="__RefHeading___Toc1220_2975391565">
            <w:r>
              <w:rPr>
                <w:rStyle w:val="Verzeichnissprung"/>
              </w:rPr>
              <w:t>Mandate bearbeiten</w:t>
              <w:tab/>
              <w:t>39</w:t>
            </w:r>
          </w:hyperlink>
        </w:p>
        <w:p>
          <w:pPr>
            <w:pStyle w:val="TOC1"/>
            <w:rPr/>
          </w:pPr>
          <w:hyperlink w:anchor="__RefHeading___Toc1830_3856073189">
            <w:r>
              <w:rPr>
                <w:rStyle w:val="Verzeichnissprung"/>
              </w:rPr>
              <w:t>Optionen</w:t>
              <w:tab/>
              <w:t>40</w:t>
            </w:r>
          </w:hyperlink>
        </w:p>
        <w:p>
          <w:pPr>
            <w:pStyle w:val="TOC2"/>
            <w:rPr/>
          </w:pPr>
          <w:hyperlink w:anchor="__RefHeading___Toc1230_2975391565">
            <w:r>
              <w:rPr>
                <w:rStyle w:val="Verzeichnissprung"/>
              </w:rPr>
              <w:t>Mitgliedsnummer(n) erzeugen</w:t>
              <w:tab/>
              <w:t>40</w:t>
            </w:r>
          </w:hyperlink>
        </w:p>
        <w:p>
          <w:pPr>
            <w:pStyle w:val="TOC2"/>
            <w:rPr/>
          </w:pPr>
          <w:hyperlink w:anchor="__RefHeading___Toc1232_2975391565">
            <w:r>
              <w:rPr>
                <w:rStyle w:val="Verzeichnissprung"/>
              </w:rPr>
              <w:t>Familienrollen aktualisieren</w:t>
              <w:tab/>
              <w:t>41</w:t>
            </w:r>
          </w:hyperlink>
        </w:p>
        <w:p>
          <w:pPr>
            <w:pStyle w:val="TOC2"/>
            <w:rPr/>
          </w:pPr>
          <w:hyperlink w:anchor="__RefHeading___Toc1234_2975391565">
            <w:r>
              <w:rPr>
                <w:rStyle w:val="Verzeichnissprung"/>
              </w:rPr>
              <w:t>Kopieren</w:t>
              <w:tab/>
              <w:t>42</w:t>
            </w:r>
          </w:hyperlink>
        </w:p>
        <w:p>
          <w:pPr>
            <w:pStyle w:val="TOC2"/>
            <w:rPr/>
          </w:pPr>
          <w:hyperlink w:anchor="__RefHeading___Toc1236_2975391565">
            <w:r>
              <w:rPr>
                <w:rStyle w:val="Verzeichnissprung"/>
              </w:rPr>
              <w:t>Prüfungen</w:t>
              <w:tab/>
              <w:t>43</w:t>
            </w:r>
          </w:hyperlink>
        </w:p>
        <w:p>
          <w:pPr>
            <w:pStyle w:val="TOC3"/>
            <w:tabs>
              <w:tab w:val="clear" w:pos="9072"/>
              <w:tab w:val="right" w:pos="9639" w:leader="dot"/>
            </w:tabs>
            <w:rPr/>
          </w:pPr>
          <w:hyperlink w:anchor="__RefHeading___Toc2266_2795132422">
            <w:r>
              <w:rPr>
                <w:rStyle w:val="Verzeichnissprung"/>
              </w:rPr>
              <w:t>Altersgestaffelte Rollen</w:t>
              <w:tab/>
              <w:t>43</w:t>
            </w:r>
          </w:hyperlink>
        </w:p>
        <w:p>
          <w:pPr>
            <w:pStyle w:val="TOC3"/>
            <w:tabs>
              <w:tab w:val="clear" w:pos="9072"/>
              <w:tab w:val="right" w:pos="9639" w:leader="dot"/>
            </w:tabs>
            <w:rPr/>
          </w:pPr>
          <w:hyperlink w:anchor="__RefHeading___Toc2268_2795132422">
            <w:r>
              <w:rPr>
                <w:rStyle w:val="Verzeichnissprung"/>
              </w:rPr>
              <w:t>Rollenmitgliedschaft (Altersgestaffelte Rollen)</w:t>
              <w:tab/>
              <w:t>43</w:t>
            </w:r>
          </w:hyperlink>
        </w:p>
        <w:p>
          <w:pPr>
            <w:pStyle w:val="TOC3"/>
            <w:tabs>
              <w:tab w:val="clear" w:pos="9072"/>
              <w:tab w:val="right" w:pos="9639" w:leader="dot"/>
            </w:tabs>
            <w:rPr/>
          </w:pPr>
          <w:hyperlink w:anchor="__RefHeading___Toc2270_2795132422">
            <w:r>
              <w:rPr>
                <w:rStyle w:val="Verzeichnissprung"/>
              </w:rPr>
              <w:t>Rollenmitgliedschaft (Pflicht)</w:t>
              <w:tab/>
              <w:t>43</w:t>
            </w:r>
          </w:hyperlink>
        </w:p>
        <w:p>
          <w:pPr>
            <w:pStyle w:val="TOC3"/>
            <w:tabs>
              <w:tab w:val="clear" w:pos="9072"/>
              <w:tab w:val="right" w:pos="9639" w:leader="dot"/>
            </w:tabs>
            <w:rPr/>
          </w:pPr>
          <w:hyperlink w:anchor="__RefHeading___Toc2272_2795132422">
            <w:r>
              <w:rPr>
                <w:rStyle w:val="Verzeichnissprung"/>
              </w:rPr>
              <w:t>Rollenmitgliedschaft (Ausschluss)</w:t>
              <w:tab/>
              <w:t>43</w:t>
            </w:r>
          </w:hyperlink>
        </w:p>
        <w:p>
          <w:pPr>
            <w:pStyle w:val="TOC3"/>
            <w:tabs>
              <w:tab w:val="clear" w:pos="9072"/>
              <w:tab w:val="right" w:pos="9639" w:leader="dot"/>
            </w:tabs>
            <w:rPr/>
          </w:pPr>
          <w:hyperlink w:anchor="__RefHeading___Toc2274_2795132422">
            <w:r>
              <w:rPr>
                <w:rStyle w:val="Verzeichnissprung"/>
              </w:rPr>
              <w:t>Familienrollen</w:t>
              <w:tab/>
              <w:t>43</w:t>
            </w:r>
          </w:hyperlink>
        </w:p>
        <w:p>
          <w:pPr>
            <w:pStyle w:val="TOC3"/>
            <w:tabs>
              <w:tab w:val="clear" w:pos="9072"/>
              <w:tab w:val="right" w:pos="9639" w:leader="dot"/>
            </w:tabs>
            <w:rPr/>
          </w:pPr>
          <w:hyperlink w:anchor="__RefHeading___Toc2276_2795132422">
            <w:r>
              <w:rPr>
                <w:rStyle w:val="Verzeichnissprung"/>
              </w:rPr>
              <w:t>Kontodaten</w:t>
              <w:tab/>
              <w:t>43</w:t>
            </w:r>
          </w:hyperlink>
        </w:p>
        <w:p>
          <w:pPr>
            <w:pStyle w:val="TOC3"/>
            <w:tabs>
              <w:tab w:val="clear" w:pos="9072"/>
              <w:tab w:val="right" w:pos="9639" w:leader="dot"/>
            </w:tabs>
            <w:rPr/>
          </w:pPr>
          <w:hyperlink w:anchor="__RefHeading___Toc2278_2795132422">
            <w:r>
              <w:rPr>
                <w:rStyle w:val="Verzeichnissprung"/>
              </w:rPr>
              <w:t>Mandatsverwaltung</w:t>
              <w:tab/>
              <w:t>43</w:t>
            </w:r>
          </w:hyperlink>
        </w:p>
        <w:p>
          <w:pPr>
            <w:pStyle w:val="TOC3"/>
            <w:tabs>
              <w:tab w:val="clear" w:pos="9072"/>
              <w:tab w:val="right" w:pos="9639" w:leader="dot"/>
            </w:tabs>
            <w:rPr/>
          </w:pPr>
          <w:hyperlink w:anchor="__RefHeading___Toc2280_2795132422">
            <w:r>
              <w:rPr>
                <w:rStyle w:val="Verzeichnissprung"/>
              </w:rPr>
              <w:t>IBAN-Test</w:t>
              <w:tab/>
              <w:t>43</w:t>
            </w:r>
          </w:hyperlink>
        </w:p>
        <w:p>
          <w:pPr>
            <w:pStyle w:val="TOC3"/>
            <w:tabs>
              <w:tab w:val="clear" w:pos="9072"/>
              <w:tab w:val="right" w:pos="9639" w:leader="dot"/>
            </w:tabs>
            <w:rPr/>
          </w:pPr>
          <w:hyperlink w:anchor="__RefHeading___Toc2282_2795132422">
            <w:r>
              <w:rPr>
                <w:rStyle w:val="Verzeichnissprung"/>
              </w:rPr>
              <w:t>BIC-Test</w:t>
              <w:tab/>
              <w:t>44</w:t>
            </w:r>
          </w:hyperlink>
        </w:p>
        <w:p>
          <w:pPr>
            <w:pStyle w:val="TOC2"/>
            <w:rPr/>
          </w:pPr>
          <w:hyperlink w:anchor="__RefHeading___Toc1238_2975391565">
            <w:r>
              <w:rPr>
                <w:rStyle w:val="Verzeichnissprung"/>
              </w:rPr>
              <w:t>Rollenübersicht</w:t>
              <w:tab/>
              <w:t>45</w:t>
            </w:r>
          </w:hyperlink>
        </w:p>
        <w:p>
          <w:pPr>
            <w:pStyle w:val="TOC2"/>
            <w:rPr/>
          </w:pPr>
          <w:hyperlink w:anchor="__RefHeading___Toc1260_2975391565">
            <w:r>
              <w:rPr>
                <w:rStyle w:val="Verzeichnissprung"/>
              </w:rPr>
              <w:t>Plugininformationen</w:t>
              <w:tab/>
              <w:t>45</w:t>
            </w:r>
          </w:hyperlink>
        </w:p>
        <w:p>
          <w:pPr>
            <w:pStyle w:val="TOC1"/>
            <w:rPr/>
          </w:pPr>
          <w:hyperlink w:anchor="__RefHeading___Toc1832_3856073189">
            <w:r>
              <w:rPr>
                <w:rStyle w:val="Verzeichnissprung"/>
              </w:rPr>
              <w:t>Einstellungen</w:t>
              <w:tab/>
              <w:t>46</w:t>
            </w:r>
          </w:hyperlink>
        </w:p>
        <w:p>
          <w:pPr>
            <w:pStyle w:val="TOC2"/>
            <w:rPr/>
          </w:pPr>
          <w:hyperlink w:anchor="__RefHeading___Toc1242_2975391565">
            <w:r>
              <w:rPr>
                <w:rStyle w:val="Verzeichnissprung"/>
              </w:rPr>
              <w:t>Beitragseinstellungen</w:t>
              <w:tab/>
              <w:t>46</w:t>
            </w:r>
          </w:hyperlink>
        </w:p>
        <w:p>
          <w:pPr>
            <w:pStyle w:val="TOC2"/>
            <w:rPr/>
          </w:pPr>
          <w:hyperlink w:anchor="__RefHeading___Toc1244_2975391565">
            <w:r>
              <w:rPr>
                <w:rStyle w:val="Verzeichnissprung"/>
              </w:rPr>
              <w:t>Altersgestaffelte Rollen</w:t>
              <w:tab/>
              <w:t>46</w:t>
            </w:r>
          </w:hyperlink>
        </w:p>
        <w:p>
          <w:pPr>
            <w:pStyle w:val="TOC2"/>
            <w:rPr/>
          </w:pPr>
          <w:hyperlink w:anchor="__RefHeading___Toc1246_2975391565">
            <w:r>
              <w:rPr>
                <w:rStyle w:val="Verzeichnissprung"/>
              </w:rPr>
              <w:t>Familienrollen</w:t>
              <w:tab/>
              <w:t>47</w:t>
            </w:r>
          </w:hyperlink>
        </w:p>
        <w:p>
          <w:pPr>
            <w:pStyle w:val="TOC2"/>
            <w:rPr/>
          </w:pPr>
          <w:hyperlink w:anchor="__RefHeading___Toc1248_2975391565">
            <w:r>
              <w:rPr>
                <w:rStyle w:val="Verzeichnissprung"/>
              </w:rPr>
              <w:t>Multiplikatorrollen</w:t>
              <w:tab/>
              <w:t>47</w:t>
            </w:r>
          </w:hyperlink>
        </w:p>
        <w:p>
          <w:pPr>
            <w:pStyle w:val="TOC2"/>
            <w:rPr/>
          </w:pPr>
          <w:hyperlink w:anchor="__RefHeading___Toc1248_29753915651">
            <w:r>
              <w:rPr>
                <w:rStyle w:val="Verzeichnissprung"/>
              </w:rPr>
              <w:t>Erweiterte Rollenbearbeitung</w:t>
              <w:tab/>
              <w:t>47</w:t>
            </w:r>
          </w:hyperlink>
        </w:p>
        <w:p>
          <w:pPr>
            <w:pStyle w:val="TOC2"/>
            <w:rPr/>
          </w:pPr>
          <w:hyperlink w:anchor="__RefHeading___Toc1624_1958182187">
            <w:r>
              <w:rPr>
                <w:rStyle w:val="Verzeichnissprung"/>
              </w:rPr>
              <w:t>Individualbeiträge</w:t>
              <w:tab/>
              <w:t>48</w:t>
            </w:r>
          </w:hyperlink>
        </w:p>
        <w:p>
          <w:pPr>
            <w:pStyle w:val="TOC2"/>
            <w:rPr/>
          </w:pPr>
          <w:hyperlink w:anchor="__RefHeading___Toc1626_1958182187">
            <w:r>
              <w:rPr>
                <w:rStyle w:val="Verzeichnissprung"/>
              </w:rPr>
              <w:t>Kontodaten</w:t>
              <w:tab/>
              <w:t>49</w:t>
            </w:r>
          </w:hyperlink>
        </w:p>
        <w:p>
          <w:pPr>
            <w:pStyle w:val="TOC2"/>
            <w:rPr/>
          </w:pPr>
          <w:hyperlink w:anchor="__RefHeading___Toc1252_2975391565">
            <w:r>
              <w:rPr>
                <w:rStyle w:val="Verzeichnissprung"/>
              </w:rPr>
              <w:t>Mandatsverwaltung</w:t>
              <w:tab/>
              <w:t>50</w:t>
            </w:r>
          </w:hyperlink>
        </w:p>
        <w:p>
          <w:pPr>
            <w:pStyle w:val="TOC3"/>
            <w:tabs>
              <w:tab w:val="clear" w:pos="9072"/>
              <w:tab w:val="right" w:pos="9639" w:leader="dot"/>
            </w:tabs>
            <w:rPr/>
          </w:pPr>
          <w:hyperlink w:anchor="__RefHeading___Toc1266_2975391565">
            <w:r>
              <w:rPr>
                <w:rStyle w:val="Verzeichnissprung"/>
              </w:rPr>
              <w:t>Das Präfix</w:t>
              <w:tab/>
              <w:t>50</w:t>
            </w:r>
          </w:hyperlink>
        </w:p>
        <w:p>
          <w:pPr>
            <w:pStyle w:val="TOC3"/>
            <w:tabs>
              <w:tab w:val="clear" w:pos="9072"/>
              <w:tab w:val="right" w:pos="9639" w:leader="dot"/>
            </w:tabs>
            <w:rPr/>
          </w:pPr>
          <w:hyperlink w:anchor="__RefHeading___Toc1268_2975391565">
            <w:r>
              <w:rPr>
                <w:rStyle w:val="Verzeichnissprung"/>
              </w:rPr>
              <w:t>Die Nullstellen</w:t>
              <w:tab/>
              <w:t>50</w:t>
            </w:r>
          </w:hyperlink>
        </w:p>
        <w:p>
          <w:pPr>
            <w:pStyle w:val="TOC3"/>
            <w:tabs>
              <w:tab w:val="clear" w:pos="9072"/>
              <w:tab w:val="right" w:pos="9639" w:leader="dot"/>
            </w:tabs>
            <w:rPr/>
          </w:pPr>
          <w:hyperlink w:anchor="__RefHeading___Toc1270_2975391565">
            <w:r>
              <w:rPr>
                <w:rStyle w:val="Verzeichnissprung"/>
              </w:rPr>
              <w:t>Die laufende Nummer</w:t>
              <w:tab/>
              <w:t>50</w:t>
            </w:r>
          </w:hyperlink>
        </w:p>
        <w:p>
          <w:pPr>
            <w:pStyle w:val="TOC2"/>
            <w:rPr/>
          </w:pPr>
          <w:hyperlink w:anchor="__RefHeading___Toc1254_29753915651">
            <w:r>
              <w:rPr>
                <w:rStyle w:val="Verzeichnissprung"/>
              </w:rPr>
              <w:t>Ansichtsdefinitionen</w:t>
              <w:tab/>
              <w:t>51</w:t>
            </w:r>
          </w:hyperlink>
        </w:p>
        <w:p>
          <w:pPr>
            <w:pStyle w:val="TOC2"/>
            <w:rPr/>
          </w:pPr>
          <w:hyperlink w:anchor="__RefHeading___Toc1250_2975391565">
            <w:r>
              <w:rPr>
                <w:rStyle w:val="Verzeichnissprung"/>
              </w:rPr>
              <w:t>Export</w:t>
              <w:tab/>
              <w:t>51</w:t>
            </w:r>
          </w:hyperlink>
        </w:p>
        <w:p>
          <w:pPr>
            <w:pStyle w:val="TOC2"/>
            <w:rPr/>
          </w:pPr>
          <w:hyperlink w:anchor="__RefHeading___Toc1254_29753915652">
            <w:r>
              <w:rPr>
                <w:rStyle w:val="Verzeichnissprung"/>
              </w:rPr>
              <w:t>E-Mail-Benachrichtigungen</w:t>
              <w:tab/>
              <w:t>52</w:t>
            </w:r>
          </w:hyperlink>
        </w:p>
        <w:p>
          <w:pPr>
            <w:pStyle w:val="TOC2"/>
            <w:rPr/>
          </w:pPr>
          <w:hyperlink w:anchor="__RefHeading___Toc1254_2975391565">
            <w:r>
              <w:rPr>
                <w:rStyle w:val="Verzeichnissprung"/>
              </w:rPr>
              <w:t>Prüfungen</w:t>
              <w:tab/>
              <w:t>52</w:t>
            </w:r>
          </w:hyperlink>
        </w:p>
        <w:p>
          <w:pPr>
            <w:pStyle w:val="TOC3"/>
            <w:tabs>
              <w:tab w:val="clear" w:pos="9072"/>
              <w:tab w:val="right" w:pos="9639" w:leader="dot"/>
            </w:tabs>
            <w:rPr/>
          </w:pPr>
          <w:hyperlink w:anchor="__RefHeading___Toc1272_29753915651">
            <w:r>
              <w:rPr>
                <w:rStyle w:val="Verzeichnissprung"/>
              </w:rPr>
              <w:t>Prüfungen aktivieren</w:t>
              <w:tab/>
              <w:t>52</w:t>
            </w:r>
          </w:hyperlink>
        </w:p>
        <w:p>
          <w:pPr>
            <w:pStyle w:val="TOC3"/>
            <w:tabs>
              <w:tab w:val="clear" w:pos="9072"/>
              <w:tab w:val="right" w:pos="9639" w:leader="dot"/>
            </w:tabs>
            <w:rPr/>
          </w:pPr>
          <w:hyperlink w:anchor="__RefHeading___Toc1628_1958182187">
            <w:r>
              <w:rPr>
                <w:rStyle w:val="Verzeichnissprung"/>
              </w:rPr>
              <w:t>Rollenmitgliedschaft (Altersgestaffelte Rollen)</w:t>
              <w:tab/>
              <w:t>53</w:t>
            </w:r>
          </w:hyperlink>
        </w:p>
        <w:p>
          <w:pPr>
            <w:pStyle w:val="TOC3"/>
            <w:tabs>
              <w:tab w:val="clear" w:pos="9072"/>
              <w:tab w:val="right" w:pos="9639" w:leader="dot"/>
            </w:tabs>
            <w:rPr/>
          </w:pPr>
          <w:hyperlink w:anchor="__RefHeading___Toc1274_2975391565">
            <w:r>
              <w:rPr>
                <w:rStyle w:val="Verzeichnissprung"/>
              </w:rPr>
              <w:t>Rollenmitgliedschaft (Pflicht) und Rollenmitgliedschaft (Ausschluss)</w:t>
              <w:tab/>
              <w:t>53</w:t>
            </w:r>
          </w:hyperlink>
        </w:p>
        <w:p>
          <w:pPr>
            <w:pStyle w:val="TOC3"/>
            <w:tabs>
              <w:tab w:val="clear" w:pos="9072"/>
              <w:tab w:val="right" w:pos="9639" w:leader="dot"/>
            </w:tabs>
            <w:rPr/>
          </w:pPr>
          <w:hyperlink w:anchor="__RefHeading___Toc1272_2975391565">
            <w:r>
              <w:rPr>
                <w:rStyle w:val="Verzeichnissprung"/>
              </w:rPr>
              <w:t>Familienrollen</w:t>
              <w:tab/>
              <w:t>54</w:t>
            </w:r>
          </w:hyperlink>
        </w:p>
        <w:p>
          <w:pPr>
            <w:pStyle w:val="TOC2"/>
            <w:rPr/>
          </w:pPr>
          <w:hyperlink w:anchor="__RefHeading___Toc1258_29753915651">
            <w:r>
              <w:rPr>
                <w:rStyle w:val="Verzeichnissprung"/>
              </w:rPr>
              <w:t>Zugriffsberechtigung für Einstellungen</w:t>
              <w:tab/>
              <w:t>56</w:t>
            </w:r>
          </w:hyperlink>
        </w:p>
        <w:p>
          <w:pPr>
            <w:pStyle w:val="TOC2"/>
            <w:rPr/>
          </w:pPr>
          <w:hyperlink w:anchor="__RefHeading___Toc1258_2975391565">
            <w:r>
              <w:rPr>
                <w:rStyle w:val="Verzeichnissprung"/>
              </w:rPr>
              <w:t>Deinstallation</w:t>
              <w:tab/>
              <w:t>56</w:t>
            </w:r>
          </w:hyperlink>
        </w:p>
        <w:p>
          <w:pPr>
            <w:pStyle w:val="TOC1"/>
            <w:rPr/>
          </w:pPr>
          <w:hyperlink w:anchor="__RefHeading___Toc1966_3856073189">
            <w:r>
              <w:rPr>
                <w:rStyle w:val="Verzeichnissprung"/>
              </w:rPr>
              <w:t>Die Speicherung der Konfiguration</w:t>
              <w:tab/>
              <w:t>58</w:t>
            </w:r>
          </w:hyperlink>
        </w:p>
        <w:p>
          <w:pPr>
            <w:pStyle w:val="TOC1"/>
            <w:rPr/>
          </w:pPr>
          <w:hyperlink w:anchor="__RefHeading___Toc2361_3703976838">
            <w:r>
              <w:rPr>
                <w:rStyle w:val="Verzeichnissprung"/>
              </w:rPr>
              <w:t>Ablauf einer Beitragsberechnung</w:t>
              <w:tab/>
              <w:t>59</w:t>
            </w:r>
          </w:hyperlink>
        </w:p>
        <w:p>
          <w:pPr>
            <w:pStyle w:val="TOC2"/>
            <w:rPr/>
          </w:pPr>
          <w:hyperlink w:anchor="__RefHeading___Toc18803_986433141">
            <w:r>
              <w:rPr>
                <w:rStyle w:val="Verzeichnissprung"/>
              </w:rPr>
              <w:t>Grobablauf</w:t>
              <w:tab/>
              <w:t>59</w:t>
            </w:r>
          </w:hyperlink>
        </w:p>
        <w:p>
          <w:pPr>
            <w:pStyle w:val="TOC2"/>
            <w:rPr/>
          </w:pPr>
          <w:hyperlink w:anchor="__RefHeading___Toc2843_2880359664">
            <w:r>
              <w:rPr>
                <w:rStyle w:val="Verzeichnissprung"/>
              </w:rPr>
              <w:t>Ablaufplan</w:t>
              <w:tab/>
              <w:t>59</w:t>
            </w:r>
          </w:hyperlink>
        </w:p>
        <w:p>
          <w:pPr>
            <w:pStyle w:val="TOC3"/>
            <w:tabs>
              <w:tab w:val="clear" w:pos="9072"/>
              <w:tab w:val="right" w:pos="9639" w:leader="dot"/>
            </w:tabs>
            <w:rPr/>
          </w:pPr>
          <w:hyperlink w:anchor="__RefHeading___Toc2319_4281403534">
            <w:r>
              <w:rPr>
                <w:rStyle w:val="Verzeichnissprung"/>
              </w:rPr>
              <w:t>Aufnahme des neuen Mitglieds</w:t>
              <w:tab/>
              <w:t>59</w:t>
            </w:r>
          </w:hyperlink>
        </w:p>
        <w:p>
          <w:pPr>
            <w:pStyle w:val="TOC3"/>
            <w:tabs>
              <w:tab w:val="clear" w:pos="9072"/>
              <w:tab w:val="right" w:pos="9639" w:leader="dot"/>
            </w:tabs>
            <w:rPr/>
          </w:pPr>
          <w:hyperlink w:anchor="__RefHeading___Toc2321_4281403534">
            <w:r>
              <w:rPr>
                <w:rStyle w:val="Verzeichnissprung"/>
              </w:rPr>
              <w:t>Mitgliedsnummer erzeugen</w:t>
              <w:tab/>
              <w:t>59</w:t>
            </w:r>
          </w:hyperlink>
        </w:p>
        <w:p>
          <w:pPr>
            <w:pStyle w:val="TOC3"/>
            <w:tabs>
              <w:tab w:val="clear" w:pos="9072"/>
              <w:tab w:val="right" w:pos="9639" w:leader="dot"/>
            </w:tabs>
            <w:rPr/>
          </w:pPr>
          <w:hyperlink w:anchor="__RefHeading___Toc2323_4281403534">
            <w:r>
              <w:rPr>
                <w:rStyle w:val="Verzeichnissprung"/>
              </w:rPr>
              <w:t>Mandatsreferenz erstellen</w:t>
              <w:tab/>
              <w:t>59</w:t>
            </w:r>
          </w:hyperlink>
        </w:p>
        <w:p>
          <w:pPr>
            <w:pStyle w:val="TOC3"/>
            <w:tabs>
              <w:tab w:val="clear" w:pos="9072"/>
              <w:tab w:val="right" w:pos="9639" w:leader="dot"/>
            </w:tabs>
            <w:rPr/>
          </w:pPr>
          <w:hyperlink w:anchor="__RefHeading___Toc2325_4281403534">
            <w:r>
              <w:rPr>
                <w:rStyle w:val="Verzeichnissprung"/>
              </w:rPr>
              <w:t>Mandatsdatum eintragen</w:t>
              <w:tab/>
              <w:t>59</w:t>
            </w:r>
          </w:hyperlink>
        </w:p>
        <w:p>
          <w:pPr>
            <w:pStyle w:val="TOC3"/>
            <w:tabs>
              <w:tab w:val="clear" w:pos="9072"/>
              <w:tab w:val="right" w:pos="9639" w:leader="dot"/>
            </w:tabs>
            <w:rPr/>
          </w:pPr>
          <w:hyperlink w:anchor="__RefHeading___Toc2327_4281403534">
            <w:r>
              <w:rPr>
                <w:rStyle w:val="Verzeichnissprung"/>
              </w:rPr>
              <w:t>Neuzuordnung durchführen</w:t>
              <w:tab/>
              <w:t>60</w:t>
            </w:r>
          </w:hyperlink>
        </w:p>
        <w:p>
          <w:pPr>
            <w:pStyle w:val="TOC3"/>
            <w:tabs>
              <w:tab w:val="clear" w:pos="9072"/>
              <w:tab w:val="right" w:pos="9639" w:leader="dot"/>
            </w:tabs>
            <w:rPr/>
          </w:pPr>
          <w:hyperlink w:anchor="__RefHeading___Toc2329_4281403534">
            <w:r>
              <w:rPr>
                <w:rStyle w:val="Verzeichnissprung"/>
              </w:rPr>
              <w:t>Beitragsberechnung</w:t>
              <w:tab/>
              <w:t>60</w:t>
            </w:r>
          </w:hyperlink>
        </w:p>
        <w:p>
          <w:pPr>
            <w:pStyle w:val="TOC3"/>
            <w:tabs>
              <w:tab w:val="clear" w:pos="9072"/>
              <w:tab w:val="right" w:pos="9639" w:leader="dot"/>
            </w:tabs>
            <w:rPr/>
          </w:pPr>
          <w:hyperlink w:anchor="__RefHeading___Toc2331_4281403534">
            <w:r>
              <w:rPr>
                <w:rStyle w:val="Verzeichnissprung"/>
              </w:rPr>
              <w:t>Fälligkeitsdatum</w:t>
              <w:tab/>
              <w:t>60</w:t>
            </w:r>
          </w:hyperlink>
        </w:p>
        <w:p>
          <w:pPr>
            <w:pStyle w:val="TOC3"/>
            <w:tabs>
              <w:tab w:val="clear" w:pos="9072"/>
              <w:tab w:val="right" w:pos="9639" w:leader="dot"/>
            </w:tabs>
            <w:rPr/>
          </w:pPr>
          <w:hyperlink w:anchor="__RefHeading___Toc2333_4281403534">
            <w:r>
              <w:rPr>
                <w:rStyle w:val="Verzeichnissprung"/>
              </w:rPr>
              <w:t>XML-Datei</w:t>
              <w:tab/>
              <w:t>60</w:t>
            </w:r>
          </w:hyperlink>
        </w:p>
        <w:p>
          <w:pPr>
            <w:pStyle w:val="TOC3"/>
            <w:tabs>
              <w:tab w:val="clear" w:pos="9072"/>
              <w:tab w:val="right" w:pos="9639" w:leader="dot"/>
            </w:tabs>
            <w:rPr/>
          </w:pPr>
          <w:hyperlink w:anchor="__RefHeading___Toc2335_4281403534">
            <w:r>
              <w:rPr>
                <w:rStyle w:val="Verzeichnissprung"/>
              </w:rPr>
              <w:t>Vorabinformation</w:t>
              <w:tab/>
              <w:t>60</w:t>
            </w:r>
          </w:hyperlink>
        </w:p>
        <w:p>
          <w:pPr>
            <w:pStyle w:val="TOC3"/>
            <w:tabs>
              <w:tab w:val="clear" w:pos="9072"/>
              <w:tab w:val="right" w:pos="9639" w:leader="dot"/>
            </w:tabs>
            <w:rPr/>
          </w:pPr>
          <w:hyperlink w:anchor="__RefHeading___Toc2337_4281403534">
            <w:r>
              <w:rPr>
                <w:rStyle w:val="Verzeichnissprung"/>
              </w:rPr>
              <w:t>Weitergabe der XML-Datei</w:t>
              <w:tab/>
              <w:t>60</w:t>
            </w:r>
          </w:hyperlink>
        </w:p>
        <w:p>
          <w:pPr>
            <w:pStyle w:val="TOC3"/>
            <w:tabs>
              <w:tab w:val="clear" w:pos="9072"/>
              <w:tab w:val="right" w:pos="9639" w:leader="dot"/>
            </w:tabs>
            <w:rPr/>
          </w:pPr>
          <w:hyperlink w:anchor="__RefHeading___Toc2339_4281403534">
            <w:r>
              <w:rPr>
                <w:rStyle w:val="Verzeichnissprung"/>
              </w:rPr>
              <w:t>Abschluss einer Beitragsberechnung</w:t>
              <w:tab/>
              <w:t>60</w:t>
            </w:r>
          </w:hyperlink>
          <w:r>
            <w:rPr>
              <w:rStyle w:val="Verzeichnissprung"/>
            </w:rPr>
            <w:fldChar w:fldCharType="end"/>
          </w:r>
        </w:p>
      </w:sdtContent>
    </w:sdt>
    <w:p>
      <w:pPr>
        <w:pStyle w:val="Verzeichnis"/>
        <w:rPr>
          <w:rFonts w:ascii="Arial" w:hAnsi="Arial"/>
          <w:sz w:val="20"/>
          <w:szCs w:val="20"/>
        </w:rPr>
      </w:pPr>
      <w:r>
        <w:rPr>
          <w:sz w:val="20"/>
          <w:szCs w:val="20"/>
        </w:rPr>
      </w:r>
    </w:p>
    <w:p>
      <w:pPr>
        <w:pStyle w:val="Normal"/>
        <w:bidi w:val="0"/>
        <w:jc w:val="left"/>
        <w:rPr>
          <w:rFonts w:ascii="Arial" w:hAnsi="Arial"/>
        </w:rPr>
      </w:pPr>
      <w:r>
        <w:rPr/>
      </w:r>
    </w:p>
    <w:p>
      <w:pPr>
        <w:pStyle w:val="TOC1"/>
        <w:ind w:hanging="0" w:left="0"/>
        <w:rPr/>
      </w:pPr>
      <w:r>
        <w:rPr/>
      </w:r>
    </w:p>
    <w:p>
      <w:pPr>
        <w:pStyle w:val="Normal"/>
        <w:bidi w:val="0"/>
        <w:jc w:val="left"/>
        <w:rPr>
          <w:rFonts w:ascii="Arial" w:hAnsi="Arial"/>
        </w:rPr>
      </w:pPr>
      <w:r>
        <w:rPr/>
      </w:r>
    </w:p>
    <w:p>
      <w:pPr>
        <w:pStyle w:val="Normal"/>
        <w:bidi w:val="0"/>
        <w:jc w:val="left"/>
        <w:rPr>
          <w:rFonts w:ascii="Arial" w:hAnsi="Arial"/>
        </w:rPr>
      </w:pPr>
      <w:r>
        <w:rPr/>
      </w:r>
      <w:r>
        <w:br w:type="page"/>
      </w:r>
    </w:p>
    <w:p>
      <w:pPr>
        <w:pStyle w:val="Normal"/>
        <w:numPr>
          <w:ilvl w:val="0"/>
          <w:numId w:val="3"/>
        </w:numPr>
        <w:bidi w:val="0"/>
        <w:spacing w:before="0" w:after="0"/>
        <w:jc w:val="center"/>
        <w:rPr>
          <w:sz w:val="64"/>
          <w:szCs w:val="64"/>
        </w:rPr>
      </w:pPr>
      <w:r>
        <w:rPr>
          <w:rFonts w:cs="Malgun Gothic"/>
          <w:sz w:val="64"/>
          <w:szCs w:val="64"/>
        </w:rPr>
        <w:t>Mitgliedsbeitrag</w:t>
      </w:r>
    </w:p>
    <w:p>
      <w:pPr>
        <w:pStyle w:val="Heading1"/>
        <w:numPr>
          <w:ilvl w:val="0"/>
          <w:numId w:val="3"/>
        </w:numPr>
        <w:bidi w:val="0"/>
        <w:jc w:val="left"/>
        <w:rPr>
          <w:rFonts w:ascii="Arial" w:hAnsi="Arial"/>
        </w:rPr>
      </w:pPr>
      <w:r>
        <w:rPr>
          <w:rFonts w:ascii="Arial" w:hAnsi="Arial"/>
        </w:rPr>
      </w:r>
    </w:p>
    <w:p>
      <w:pPr>
        <w:pStyle w:val="Heading1"/>
        <w:numPr>
          <w:ilvl w:val="0"/>
          <w:numId w:val="3"/>
        </w:numPr>
        <w:bidi w:val="0"/>
        <w:jc w:val="left"/>
        <w:rPr>
          <w:rFonts w:ascii="Arial" w:hAnsi="Arial"/>
        </w:rPr>
      </w:pPr>
      <w:bookmarkStart w:id="1" w:name="__RefHeading___Toc1907_1567046155"/>
      <w:bookmarkEnd w:id="1"/>
      <w:r>
        <w:rPr>
          <w:rFonts w:ascii="Arial" w:hAnsi="Arial"/>
        </w:rPr>
        <w:t>Funktion</w:t>
      </w:r>
    </w:p>
    <w:p>
      <w:pPr>
        <w:pStyle w:val="BodyText"/>
        <w:bidi w:val="0"/>
        <w:jc w:val="left"/>
        <w:rPr>
          <w:rFonts w:ascii="Arial" w:hAnsi="Arial"/>
        </w:rPr>
      </w:pPr>
      <w:r>
        <w:rPr/>
      </w:r>
    </w:p>
    <w:p>
      <w:pPr>
        <w:pStyle w:val="BodyText"/>
        <w:bidi w:val="0"/>
        <w:jc w:val="both"/>
        <w:rPr/>
      </w:pPr>
      <w:r>
        <w:rPr>
          <w:sz w:val="20"/>
          <w:szCs w:val="20"/>
        </w:rPr>
        <w:t xml:space="preserve">Das Plugin </w:t>
      </w:r>
      <w:r>
        <w:rPr>
          <w:b/>
          <w:bCs/>
          <w:sz w:val="20"/>
          <w:szCs w:val="20"/>
        </w:rPr>
        <w:t>Mitgliedsbeitrag</w:t>
      </w:r>
      <w:r>
        <w:rPr>
          <w:sz w:val="20"/>
          <w:szCs w:val="20"/>
        </w:rPr>
        <w:t xml:space="preserve"> dient dazu, Mitgliedsbeiträge zu berechnen und diese entweder als SEPA-XML-Datei oder in Form einer Liste (XLSX, CSV) zu exportieren. Da </w:t>
      </w:r>
      <w:r>
        <w:rPr>
          <w:b/>
          <w:bCs/>
          <w:sz w:val="20"/>
          <w:szCs w:val="20"/>
        </w:rPr>
        <w:t>Mitgliedsbeitrag</w:t>
      </w:r>
      <w:r>
        <w:rPr>
          <w:sz w:val="20"/>
          <w:szCs w:val="20"/>
        </w:rPr>
        <w:t xml:space="preserve"> keine Möglichkeit bie</w:t>
        <w:softHyphen/>
        <w:t>tet, eine SEPA-XML-Datei direkt an eine Bank zu senden, muss dazu eine externe Homebanking-Anwen</w:t>
        <w:softHyphen/>
        <w:t>dung (z.B. Jameica/Hibiscus) verwendet werden. Sollte die Bank es zulassen, ist es eventuell sogar möglich, die SEPA-XML-Datei mittels USB-Stick einzureichen.</w:t>
      </w:r>
    </w:p>
    <w:p>
      <w:pPr>
        <w:pStyle w:val="BodyText"/>
        <w:bidi w:val="0"/>
        <w:jc w:val="both"/>
        <w:rPr/>
      </w:pPr>
      <w:r>
        <w:rPr>
          <w:sz w:val="20"/>
          <w:szCs w:val="20"/>
        </w:rPr>
        <w:t>Die Beitragsberechnung und der Export sind zwei, unabhängig voneinander ablaufende Vorgänge.</w:t>
      </w:r>
    </w:p>
    <w:p>
      <w:pPr>
        <w:pStyle w:val="Normal"/>
        <w:numPr>
          <w:ilvl w:val="0"/>
          <w:numId w:val="14"/>
        </w:numPr>
        <w:bidi w:val="0"/>
        <w:jc w:val="both"/>
        <w:rPr/>
      </w:pPr>
      <w:r>
        <w:rPr>
          <w:sz w:val="20"/>
          <w:szCs w:val="20"/>
        </w:rPr>
        <w:t>Zuerst werden anhand von Rollenmitgliedschaften die Beiträge berechnet und in den Profildaten ei</w:t>
        <w:softHyphen/>
        <w:t>nes Mitglieds gespeichert (Die erforderlichen zusätzlichen Profilfelder wurden während der Installati</w:t>
        <w:softHyphen/>
        <w:t>onsroutine angelegt). Nachdem die Daten gespeichert wurden, ist dieser Vorgang abgeschlossen. Die Werte für Beitrag, Beitragszeitraum oder auch Sequenztyp können im Profil eines Mitglieds je</w:t>
        <w:softHyphen/>
        <w:t xml:space="preserve">derzeit nachträglich verändert werden.   </w:t>
      </w:r>
    </w:p>
    <w:p>
      <w:pPr>
        <w:pStyle w:val="Normal"/>
        <w:bidi w:val="0"/>
        <w:jc w:val="both"/>
        <w:rPr>
          <w:rFonts w:ascii="Arial" w:hAnsi="Arial"/>
          <w:sz w:val="20"/>
          <w:szCs w:val="20"/>
        </w:rPr>
      </w:pPr>
      <w:r>
        <w:rPr>
          <w:sz w:val="20"/>
          <w:szCs w:val="20"/>
        </w:rPr>
      </w:r>
    </w:p>
    <w:p>
      <w:pPr>
        <w:pStyle w:val="Normal"/>
        <w:numPr>
          <w:ilvl w:val="0"/>
          <w:numId w:val="14"/>
        </w:numPr>
        <w:bidi w:val="0"/>
        <w:jc w:val="both"/>
        <w:rPr/>
      </w:pPr>
      <w:r>
        <w:rPr>
          <w:sz w:val="20"/>
          <w:szCs w:val="20"/>
        </w:rPr>
        <w:t xml:space="preserve">Für den Export werden alle Mitglieder in einer Schleife durchlaufen und es wird geprüft, ob sich in den Profilfeldern Daten von </w:t>
      </w:r>
      <w:r>
        <w:rPr>
          <w:b/>
          <w:bCs/>
          <w:sz w:val="20"/>
          <w:szCs w:val="20"/>
        </w:rPr>
        <w:t>Mitgliedsbeitrag</w:t>
      </w:r>
      <w:r>
        <w:rPr>
          <w:sz w:val="20"/>
          <w:szCs w:val="20"/>
        </w:rPr>
        <w:t xml:space="preserve"> (wie Beitrag oder Beitragszeitraum) befinden. Wenn ja, werden diese eingelesen. Dabei wird keine weitere Berechnung durchgeführt. Nachdem die Da</w:t>
        <w:softHyphen/>
        <w:t>ten eingelesen wurden, können sie als SEPA-XML-Datei oder in Form einer Liste (Excel, CSV) ex</w:t>
        <w:softHyphen/>
        <w:t>portiert wer</w:t>
        <w:softHyphen/>
        <w:t>den.</w:t>
      </w:r>
    </w:p>
    <w:p>
      <w:pPr>
        <w:pStyle w:val="Normal"/>
        <w:bidi w:val="0"/>
        <w:jc w:val="both"/>
        <w:rPr>
          <w:rFonts w:ascii="Arial" w:hAnsi="Arial"/>
          <w:sz w:val="20"/>
          <w:szCs w:val="20"/>
        </w:rPr>
      </w:pPr>
      <w:r>
        <w:rPr>
          <w:sz w:val="20"/>
          <w:szCs w:val="20"/>
        </w:rPr>
      </w:r>
    </w:p>
    <w:p>
      <w:pPr>
        <w:pStyle w:val="Normal"/>
        <w:bidi w:val="0"/>
        <w:jc w:val="both"/>
        <w:rPr>
          <w:rFonts w:ascii="Arial" w:hAnsi="Arial"/>
          <w:sz w:val="20"/>
          <w:szCs w:val="20"/>
        </w:rPr>
      </w:pPr>
      <w:r>
        <w:rPr>
          <w:sz w:val="20"/>
          <w:szCs w:val="20"/>
        </w:rPr>
      </w:r>
    </w:p>
    <w:p>
      <w:pPr>
        <w:pStyle w:val="Normal"/>
        <w:bidi w:val="0"/>
        <w:jc w:val="both"/>
        <w:rPr/>
      </w:pPr>
      <w:r>
        <w:rPr>
          <w:sz w:val="20"/>
          <w:szCs w:val="20"/>
        </w:rPr>
        <w:t xml:space="preserve">Da die Beiträge anhand von Rollenmitgliedschaften ermittelt werden, wurden dazu verschiedene Rollentypen festgelegt. Diese werden im weiteren Verlauf als </w:t>
      </w:r>
      <w:r>
        <w:rPr>
          <w:b/>
          <w:bCs/>
          <w:sz w:val="20"/>
          <w:szCs w:val="20"/>
        </w:rPr>
        <w:t>Beitragsrollen</w:t>
      </w:r>
      <w:r>
        <w:rPr>
          <w:sz w:val="20"/>
          <w:szCs w:val="20"/>
        </w:rPr>
        <w:t xml:space="preserve"> bezeichnet.</w:t>
      </w:r>
    </w:p>
    <w:p>
      <w:pPr>
        <w:pStyle w:val="Normal"/>
        <w:bidi w:val="0"/>
        <w:jc w:val="both"/>
        <w:rPr>
          <w:rFonts w:ascii="Arial" w:hAnsi="Arial"/>
          <w:sz w:val="20"/>
          <w:szCs w:val="20"/>
        </w:rPr>
      </w:pPr>
      <w:r>
        <w:rPr>
          <w:sz w:val="20"/>
          <w:szCs w:val="20"/>
        </w:rPr>
      </w:r>
    </w:p>
    <w:p>
      <w:pPr>
        <w:pStyle w:val="Normal"/>
        <w:numPr>
          <w:ilvl w:val="0"/>
          <w:numId w:val="4"/>
        </w:numPr>
        <w:bidi w:val="0"/>
        <w:jc w:val="both"/>
        <w:rPr/>
      </w:pPr>
      <w:r>
        <w:rPr>
          <w:b/>
          <w:bCs/>
          <w:sz w:val="20"/>
          <w:szCs w:val="20"/>
        </w:rPr>
        <w:t>Altersgestaffelte Rollen</w:t>
      </w:r>
    </w:p>
    <w:p>
      <w:pPr>
        <w:pStyle w:val="Normal"/>
        <w:numPr>
          <w:ilvl w:val="1"/>
          <w:numId w:val="4"/>
        </w:numPr>
        <w:bidi w:val="0"/>
        <w:jc w:val="both"/>
        <w:rPr/>
      </w:pPr>
      <w:r>
        <w:rPr>
          <w:sz w:val="20"/>
          <w:szCs w:val="20"/>
        </w:rPr>
        <w:t>Beitragsberechnung abhängig vom Alter eines Mitglieds</w:t>
      </w:r>
    </w:p>
    <w:p>
      <w:pPr>
        <w:pStyle w:val="Normal"/>
        <w:bidi w:val="0"/>
        <w:jc w:val="both"/>
        <w:rPr>
          <w:rFonts w:ascii="Arial" w:hAnsi="Arial"/>
          <w:sz w:val="20"/>
          <w:szCs w:val="20"/>
        </w:rPr>
      </w:pPr>
      <w:r>
        <w:rPr>
          <w:sz w:val="20"/>
          <w:szCs w:val="20"/>
        </w:rPr>
      </w:r>
    </w:p>
    <w:p>
      <w:pPr>
        <w:pStyle w:val="Normal"/>
        <w:numPr>
          <w:ilvl w:val="0"/>
          <w:numId w:val="4"/>
        </w:numPr>
        <w:bidi w:val="0"/>
        <w:jc w:val="both"/>
        <w:rPr/>
      </w:pPr>
      <w:r>
        <w:rPr>
          <w:b/>
          <w:bCs/>
          <w:sz w:val="20"/>
          <w:szCs w:val="20"/>
        </w:rPr>
        <w:t>Familienrollen</w:t>
      </w:r>
    </w:p>
    <w:p>
      <w:pPr>
        <w:pStyle w:val="Normal"/>
        <w:numPr>
          <w:ilvl w:val="1"/>
          <w:numId w:val="4"/>
        </w:numPr>
        <w:bidi w:val="0"/>
        <w:jc w:val="both"/>
        <w:rPr/>
      </w:pPr>
      <w:r>
        <w:rPr>
          <w:sz w:val="20"/>
          <w:szCs w:val="20"/>
        </w:rPr>
        <w:t>Beitragsberechnung für Familien oder Gruppen, wobei ein Mitglied der Beitragszahler ist</w:t>
      </w:r>
    </w:p>
    <w:p>
      <w:pPr>
        <w:pStyle w:val="Normal"/>
        <w:numPr>
          <w:ilvl w:val="1"/>
          <w:numId w:val="4"/>
        </w:numPr>
        <w:bidi w:val="0"/>
        <w:jc w:val="both"/>
        <w:rPr/>
      </w:pPr>
      <w:r>
        <w:rPr>
          <w:sz w:val="20"/>
          <w:szCs w:val="20"/>
        </w:rPr>
        <w:t xml:space="preserve">Als Sonderform von Familienrollen gibt es </w:t>
      </w:r>
      <w:r>
        <w:rPr>
          <w:b/>
          <w:bCs/>
          <w:sz w:val="20"/>
          <w:szCs w:val="20"/>
        </w:rPr>
        <w:t>Multiplikatorrollen</w:t>
      </w:r>
      <w:r>
        <w:rPr>
          <w:sz w:val="20"/>
          <w:szCs w:val="20"/>
        </w:rPr>
        <w:t>, bei denen der Beitragswert der Rolle nicht addiert wird, sondern als Multiplikator dient</w:t>
      </w:r>
    </w:p>
    <w:p>
      <w:pPr>
        <w:pStyle w:val="Normal"/>
        <w:bidi w:val="0"/>
        <w:jc w:val="both"/>
        <w:rPr>
          <w:rFonts w:ascii="Arial" w:hAnsi="Arial"/>
          <w:sz w:val="20"/>
          <w:szCs w:val="20"/>
        </w:rPr>
      </w:pPr>
      <w:r>
        <w:rPr>
          <w:sz w:val="20"/>
          <w:szCs w:val="20"/>
        </w:rPr>
      </w:r>
    </w:p>
    <w:p>
      <w:pPr>
        <w:pStyle w:val="Normal"/>
        <w:numPr>
          <w:ilvl w:val="0"/>
          <w:numId w:val="4"/>
        </w:numPr>
        <w:bidi w:val="0"/>
        <w:jc w:val="both"/>
        <w:rPr/>
      </w:pPr>
      <w:r>
        <w:rPr>
          <w:b/>
          <w:bCs/>
          <w:sz w:val="20"/>
          <w:szCs w:val="20"/>
        </w:rPr>
        <w:t>Festbeitragsrollen</w:t>
      </w:r>
    </w:p>
    <w:p>
      <w:pPr>
        <w:pStyle w:val="Normal"/>
        <w:numPr>
          <w:ilvl w:val="1"/>
          <w:numId w:val="4"/>
        </w:numPr>
        <w:bidi w:val="0"/>
        <w:jc w:val="both"/>
        <w:rPr/>
      </w:pPr>
      <w:r>
        <w:rPr>
          <w:sz w:val="20"/>
          <w:szCs w:val="20"/>
        </w:rPr>
        <w:t>Beitragsberechnung für Sparten, Ehrenmitglieder, Jugendliche etc.</w:t>
      </w:r>
    </w:p>
    <w:p>
      <w:pPr>
        <w:pStyle w:val="Normal"/>
        <w:bidi w:val="0"/>
        <w:jc w:val="both"/>
        <w:rPr>
          <w:rFonts w:ascii="Arial" w:hAnsi="Arial"/>
          <w:sz w:val="20"/>
          <w:szCs w:val="20"/>
        </w:rPr>
      </w:pPr>
      <w:r>
        <w:rPr>
          <w:sz w:val="20"/>
          <w:szCs w:val="20"/>
        </w:rPr>
      </w:r>
    </w:p>
    <w:p>
      <w:pPr>
        <w:pStyle w:val="Normal"/>
        <w:bidi w:val="0"/>
        <w:jc w:val="both"/>
        <w:rPr>
          <w:sz w:val="20"/>
          <w:szCs w:val="20"/>
        </w:rPr>
      </w:pPr>
      <w:r>
        <w:rPr>
          <w:sz w:val="20"/>
          <w:szCs w:val="20"/>
        </w:rPr>
      </w:r>
    </w:p>
    <w:p>
      <w:pPr>
        <w:pStyle w:val="Normal"/>
        <w:bidi w:val="0"/>
        <w:jc w:val="both"/>
        <w:rPr/>
      </w:pPr>
      <w:r>
        <w:rPr>
          <w:sz w:val="20"/>
          <w:szCs w:val="20"/>
        </w:rPr>
        <w:t xml:space="preserve">Zusätzlich zu diesen Beitragsrollen gibt es noch </w:t>
      </w:r>
      <w:r>
        <w:rPr>
          <w:b/>
          <w:bCs/>
          <w:sz w:val="20"/>
          <w:szCs w:val="20"/>
        </w:rPr>
        <w:t>Individualbeiträge,</w:t>
      </w:r>
      <w:r>
        <w:rPr>
          <w:sz w:val="20"/>
          <w:szCs w:val="20"/>
        </w:rPr>
        <w:t xml:space="preserve"> mit deren Hilfe man individuelle Beiträ</w:t>
        <w:softHyphen/>
        <w:t>ge wie z.B. Strom- oder Wasserverbrauch berechnen kann.</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center"/>
        <w:rPr>
          <w:sz w:val="20"/>
          <w:szCs w:val="20"/>
        </w:rPr>
      </w:pPr>
      <w:r>
        <w:rPr>
          <w:b/>
          <w:bCs/>
          <w:sz w:val="20"/>
          <w:szCs w:val="20"/>
        </w:rPr>
        <w:t>Hinweis</w:t>
      </w:r>
    </w:p>
    <w:p>
      <w:pPr>
        <w:pStyle w:val="Normal"/>
        <w:bidi w:val="0"/>
        <w:jc w:val="center"/>
        <w:rPr>
          <w:rFonts w:ascii="Arial" w:hAnsi="Arial"/>
          <w:b/>
          <w:bCs/>
          <w:sz w:val="20"/>
          <w:szCs w:val="20"/>
        </w:rPr>
      </w:pPr>
      <w:r>
        <w:rPr>
          <w:b/>
          <w:bCs/>
          <w:sz w:val="20"/>
          <w:szCs w:val="20"/>
        </w:rPr>
      </w:r>
    </w:p>
    <w:p>
      <w:pPr>
        <w:pStyle w:val="Normal"/>
        <w:bidi w:val="0"/>
        <w:jc w:val="center"/>
        <w:rPr>
          <w:sz w:val="20"/>
          <w:szCs w:val="20"/>
        </w:rPr>
      </w:pPr>
      <w:r>
        <w:rPr>
          <w:sz w:val="20"/>
          <w:szCs w:val="20"/>
        </w:rPr>
        <w:t>Verweise in dieser Beschreibung auf bestimmte Menüpunkte des Plugins sind folgendermaßen dargestellt:</w:t>
      </w:r>
    </w:p>
    <w:p>
      <w:pPr>
        <w:pStyle w:val="Normal"/>
        <w:bidi w:val="0"/>
        <w:jc w:val="center"/>
        <w:rPr>
          <w:rFonts w:ascii="Arial" w:hAnsi="Arial"/>
          <w:sz w:val="20"/>
          <w:szCs w:val="20"/>
        </w:rPr>
      </w:pPr>
      <w:r>
        <w:rPr>
          <w:sz w:val="20"/>
          <w:szCs w:val="20"/>
        </w:rPr>
      </w:r>
    </w:p>
    <w:p>
      <w:pPr>
        <w:pStyle w:val="Normal"/>
        <w:bidi w:val="0"/>
        <w:jc w:val="center"/>
        <w:rPr>
          <w:sz w:val="20"/>
          <w:szCs w:val="20"/>
        </w:rPr>
      </w:pPr>
      <w:r>
        <w:rPr>
          <w:i/>
          <w:iCs/>
          <w:sz w:val="20"/>
          <w:szCs w:val="20"/>
        </w:rPr>
        <w:t xml:space="preserve">→ </w:t>
      </w:r>
      <w:r>
        <w:rPr>
          <w:i/>
          <w:iCs/>
          <w:sz w:val="20"/>
          <w:szCs w:val="20"/>
        </w:rPr>
        <w:t>&lt;Reiter&gt; - &lt;Menüpunkt&gt; - &lt;ggf. Einzelpunkt&gt;</w:t>
      </w:r>
    </w:p>
    <w:p>
      <w:pPr>
        <w:pStyle w:val="Normal"/>
        <w:bidi w:val="0"/>
        <w:jc w:val="center"/>
        <w:rPr>
          <w:i/>
          <w:i/>
          <w:iCs/>
          <w:sz w:val="20"/>
          <w:szCs w:val="20"/>
        </w:rPr>
      </w:pPr>
      <w:r>
        <w:rPr>
          <w:i/>
          <w:iCs/>
          <w:sz w:val="20"/>
          <w:szCs w:val="20"/>
        </w:rPr>
      </w:r>
    </w:p>
    <w:p>
      <w:pPr>
        <w:pStyle w:val="Normal"/>
        <w:bidi w:val="0"/>
        <w:jc w:val="center"/>
        <w:rPr>
          <w:sz w:val="20"/>
          <w:szCs w:val="20"/>
        </w:rPr>
      </w:pPr>
      <w:r>
        <w:rPr>
          <w:sz w:val="20"/>
          <w:szCs w:val="20"/>
        </w:rPr>
        <w:t xml:space="preserve"> </w:t>
      </w:r>
      <w:r>
        <w:rPr>
          <w:sz w:val="20"/>
          <w:szCs w:val="20"/>
        </w:rPr>
        <w:t xml:space="preserve">(z.B. </w:t>
      </w:r>
      <w:r>
        <w:rPr>
          <w:i/>
          <w:iCs/>
          <w:sz w:val="20"/>
          <w:szCs w:val="20"/>
        </w:rPr>
        <w:t>→ Einstellungen – Beitragseinstellungen - Trennzeichen</w:t>
      </w:r>
      <w:r>
        <w:rPr>
          <w:sz w:val="20"/>
          <w:szCs w:val="20"/>
        </w:rPr>
        <w:t>)</w:t>
      </w:r>
      <w:r>
        <w:br w:type="page"/>
      </w:r>
    </w:p>
    <w:p>
      <w:pPr>
        <w:pStyle w:val="Heading1"/>
        <w:numPr>
          <w:ilvl w:val="0"/>
          <w:numId w:val="3"/>
        </w:numPr>
        <w:bidi w:val="0"/>
        <w:spacing w:before="0" w:after="120"/>
        <w:jc w:val="left"/>
        <w:rPr>
          <w:rFonts w:ascii="Arial" w:hAnsi="Arial"/>
        </w:rPr>
      </w:pPr>
      <w:bookmarkStart w:id="2" w:name="__RefHeading___Toc1773_517622172"/>
      <w:bookmarkEnd w:id="2"/>
      <w:r>
        <w:rPr>
          <w:rFonts w:ascii="Arial" w:hAnsi="Arial"/>
        </w:rPr>
        <w:t>Installation</w:t>
      </w:r>
    </w:p>
    <w:p>
      <w:pPr>
        <w:pStyle w:val="Heading3"/>
        <w:numPr>
          <w:ilvl w:val="2"/>
          <w:numId w:val="2"/>
        </w:numPr>
        <w:rPr>
          <w:rFonts w:ascii="Arial" w:hAnsi="Arial"/>
        </w:rPr>
      </w:pPr>
      <w:r>
        <w:rPr>
          <w:rFonts w:ascii="Arial" w:hAnsi="Arial"/>
        </w:rPr>
      </w:r>
    </w:p>
    <w:p>
      <w:pPr>
        <w:pStyle w:val="Heading2"/>
        <w:numPr>
          <w:ilvl w:val="1"/>
          <w:numId w:val="3"/>
        </w:numPr>
        <w:rPr>
          <w:rFonts w:ascii="Arial" w:hAnsi="Arial"/>
        </w:rPr>
      </w:pPr>
      <w:bookmarkStart w:id="3" w:name="__RefHeading___Toc6410_1485555939"/>
      <w:bookmarkEnd w:id="3"/>
      <w:r>
        <w:rPr/>
        <w:t>Hochladen der Dateien</w:t>
      </w:r>
    </w:p>
    <w:p>
      <w:pPr>
        <w:pStyle w:val="Normal"/>
        <w:bidi w:val="0"/>
        <w:jc w:val="left"/>
        <w:rPr>
          <w:rFonts w:ascii="Arial" w:hAnsi="Arial"/>
        </w:rPr>
      </w:pPr>
      <w:r>
        <w:rPr/>
      </w:r>
    </w:p>
    <w:p>
      <w:pPr>
        <w:pStyle w:val="Normal"/>
        <w:bidi w:val="0"/>
        <w:jc w:val="both"/>
        <w:rPr/>
      </w:pPr>
      <w:r>
        <w:rPr>
          <w:sz w:val="20"/>
          <w:szCs w:val="20"/>
        </w:rPr>
        <w:t>Im ersten Schritt müssen die Programmdateien auf den Server in ein Unterverzeichnis von  adm_plugins hochgeladen werden. Der Name des Verzeichnisses kann beliebig gewählt werden. Es wird jedoch empfoh</w:t>
        <w:softHyphen/>
        <w:t>len, den Namen „membership_fee“ zu verwenden.</w:t>
      </w:r>
    </w:p>
    <w:p>
      <w:pPr>
        <w:pStyle w:val="Normal"/>
        <w:bidi w:val="0"/>
        <w:jc w:val="both"/>
        <w:rPr>
          <w:rFonts w:ascii="Arial" w:hAnsi="Arial"/>
          <w:sz w:val="20"/>
          <w:szCs w:val="20"/>
        </w:rPr>
      </w:pPr>
      <w:r>
        <w:rPr>
          <w:sz w:val="20"/>
          <w:szCs w:val="20"/>
        </w:rPr>
      </w:r>
    </w:p>
    <w:p>
      <w:pPr>
        <w:pStyle w:val="Normal"/>
        <w:bidi w:val="0"/>
        <w:jc w:val="both"/>
        <w:rPr/>
      </w:pPr>
      <w:r>
        <w:rPr>
          <w:sz w:val="20"/>
          <w:szCs w:val="20"/>
        </w:rPr>
        <w:t>Hier gibt es zwei Möglichkeiten:</w:t>
      </w:r>
    </w:p>
    <w:p>
      <w:pPr>
        <w:pStyle w:val="Normal"/>
        <w:bidi w:val="0"/>
        <w:jc w:val="both"/>
        <w:rPr>
          <w:rFonts w:ascii="Arial" w:hAnsi="Arial"/>
          <w:sz w:val="20"/>
          <w:szCs w:val="20"/>
        </w:rPr>
      </w:pPr>
      <w:r>
        <w:rPr>
          <w:sz w:val="20"/>
          <w:szCs w:val="20"/>
        </w:rPr>
      </w:r>
    </w:p>
    <w:p>
      <w:pPr>
        <w:pStyle w:val="Normal"/>
        <w:bidi w:val="0"/>
        <w:jc w:val="both"/>
        <w:rPr/>
      </w:pPr>
      <w:r>
        <w:rPr>
          <w:sz w:val="20"/>
          <w:szCs w:val="20"/>
        </w:rPr>
        <w:t>1. Möglichkeit:</w:t>
      </w:r>
    </w:p>
    <w:p>
      <w:pPr>
        <w:pStyle w:val="Normal"/>
        <w:bidi w:val="0"/>
        <w:jc w:val="both"/>
        <w:rPr>
          <w:rFonts w:ascii="Arial" w:hAnsi="Arial"/>
          <w:sz w:val="20"/>
          <w:szCs w:val="20"/>
        </w:rPr>
      </w:pPr>
      <w:r>
        <w:rPr>
          <w:sz w:val="20"/>
          <w:szCs w:val="20"/>
        </w:rPr>
      </w:r>
    </w:p>
    <w:p>
      <w:pPr>
        <w:pStyle w:val="Normal"/>
        <w:numPr>
          <w:ilvl w:val="0"/>
          <w:numId w:val="5"/>
        </w:numPr>
        <w:bidi w:val="0"/>
        <w:jc w:val="both"/>
        <w:rPr/>
      </w:pPr>
      <w:r>
        <w:rPr>
          <w:sz w:val="20"/>
          <w:szCs w:val="20"/>
        </w:rPr>
        <w:t>Die Datei „mitgliedsbeitrag_x.y.z.zip“ entpacken. Es wird ein Verzeichnis mit dem Namen „member</w:t>
        <w:softHyphen/>
        <w:t>ship_fee“ erzeugt mit darin enthaltenen Programmdateien.</w:t>
      </w:r>
    </w:p>
    <w:p>
      <w:pPr>
        <w:pStyle w:val="Normal"/>
        <w:numPr>
          <w:ilvl w:val="0"/>
          <w:numId w:val="5"/>
        </w:numPr>
        <w:bidi w:val="0"/>
        <w:jc w:val="both"/>
        <w:rPr/>
      </w:pPr>
      <w:r>
        <w:rPr>
          <w:sz w:val="20"/>
          <w:szCs w:val="20"/>
        </w:rPr>
        <w:t>Im Admidio-Verzeichnis adm_plugins einen neuen Ordner mit dem Namen „membership_fee“ erstel</w:t>
        <w:softHyphen/>
        <w:t>len.</w:t>
      </w:r>
    </w:p>
    <w:p>
      <w:pPr>
        <w:pStyle w:val="Normal"/>
        <w:numPr>
          <w:ilvl w:val="0"/>
          <w:numId w:val="5"/>
        </w:numPr>
        <w:bidi w:val="0"/>
        <w:jc w:val="both"/>
        <w:rPr/>
      </w:pPr>
      <w:r>
        <w:rPr>
          <w:sz w:val="20"/>
          <w:szCs w:val="20"/>
        </w:rPr>
        <w:t>Alle Dateien und Ordner aus dem lokalen Ordner „membership_fee“ in den Ordner  „membership_fee“ auf dem Server kopieren.</w:t>
      </w:r>
    </w:p>
    <w:p>
      <w:pPr>
        <w:pStyle w:val="Normal"/>
        <w:bidi w:val="0"/>
        <w:jc w:val="both"/>
        <w:rPr>
          <w:rFonts w:ascii="Arial" w:hAnsi="Arial"/>
          <w:sz w:val="20"/>
          <w:szCs w:val="20"/>
        </w:rPr>
      </w:pPr>
      <w:r>
        <w:rPr>
          <w:sz w:val="20"/>
          <w:szCs w:val="20"/>
        </w:rPr>
      </w:r>
    </w:p>
    <w:p>
      <w:pPr>
        <w:pStyle w:val="Normal"/>
        <w:bidi w:val="0"/>
        <w:jc w:val="both"/>
        <w:rPr/>
      </w:pPr>
      <w:r>
        <w:rPr>
          <w:sz w:val="20"/>
          <w:szCs w:val="20"/>
        </w:rPr>
        <w:t>2. Möglichkeit</w:t>
      </w:r>
    </w:p>
    <w:p>
      <w:pPr>
        <w:pStyle w:val="Normal"/>
        <w:bidi w:val="0"/>
        <w:jc w:val="both"/>
        <w:rPr>
          <w:rFonts w:ascii="Arial" w:hAnsi="Arial"/>
          <w:sz w:val="20"/>
          <w:szCs w:val="20"/>
        </w:rPr>
      </w:pPr>
      <w:r>
        <w:rPr>
          <w:sz w:val="20"/>
          <w:szCs w:val="20"/>
        </w:rPr>
      </w:r>
    </w:p>
    <w:p>
      <w:pPr>
        <w:pStyle w:val="Normal"/>
        <w:bidi w:val="0"/>
        <w:jc w:val="both"/>
        <w:rPr/>
      </w:pPr>
      <w:r>
        <w:rPr>
          <w:sz w:val="20"/>
          <w:szCs w:val="20"/>
        </w:rPr>
        <w:t>Viele Dateimanager bieten die Möglichkeit, in einem Schritt, ZIP-Dateien hochzuladen und zu entpacken.</w:t>
      </w:r>
    </w:p>
    <w:p>
      <w:pPr>
        <w:pStyle w:val="Normal"/>
        <w:bidi w:val="0"/>
        <w:jc w:val="left"/>
        <w:rPr>
          <w:rFonts w:ascii="Arial" w:hAnsi="Arial"/>
          <w:sz w:val="20"/>
          <w:szCs w:val="20"/>
        </w:rPr>
      </w:pPr>
      <w:r>
        <w:rPr>
          <w:sz w:val="20"/>
          <w:szCs w:val="20"/>
        </w:rPr>
        <w:drawing>
          <wp:anchor behindDoc="0" distT="0" distB="0" distL="0" distR="0" simplePos="0" locked="0" layoutInCell="0" allowOverlap="1" relativeHeight="2">
            <wp:simplePos x="0" y="0"/>
            <wp:positionH relativeFrom="column">
              <wp:posOffset>344805</wp:posOffset>
            </wp:positionH>
            <wp:positionV relativeFrom="paragraph">
              <wp:posOffset>158115</wp:posOffset>
            </wp:positionV>
            <wp:extent cx="3239770" cy="1072515"/>
            <wp:effectExtent l="0" t="0" r="0" b="0"/>
            <wp:wrapTopAndBottom/>
            <wp:docPr id="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descr=""/>
                    <pic:cNvPicPr>
                      <a:picLocks noChangeAspect="1" noChangeArrowheads="1"/>
                    </pic:cNvPicPr>
                  </pic:nvPicPr>
                  <pic:blipFill>
                    <a:blip r:embed="rId4"/>
                    <a:stretch>
                      <a:fillRect/>
                    </a:stretch>
                  </pic:blipFill>
                  <pic:spPr bwMode="auto">
                    <a:xfrm>
                      <a:off x="0" y="0"/>
                      <a:ext cx="3239770" cy="1072515"/>
                    </a:xfrm>
                    <a:prstGeom prst="rect">
                      <a:avLst/>
                    </a:prstGeom>
                  </pic:spPr>
                </pic:pic>
              </a:graphicData>
            </a:graphic>
          </wp:anchor>
        </w:drawing>
      </w:r>
    </w:p>
    <w:p>
      <w:pPr>
        <w:pStyle w:val="Normal"/>
        <w:bidi w:val="0"/>
        <w:jc w:val="both"/>
        <w:rPr>
          <w:sz w:val="20"/>
          <w:szCs w:val="20"/>
        </w:rPr>
      </w:pPr>
      <w:r>
        <w:rPr>
          <w:sz w:val="20"/>
          <w:szCs w:val="20"/>
        </w:rPr>
      </w:r>
    </w:p>
    <w:p>
      <w:pPr>
        <w:pStyle w:val="Normal"/>
        <w:bidi w:val="0"/>
        <w:jc w:val="both"/>
        <w:rPr/>
      </w:pPr>
      <w:r>
        <w:rPr>
          <w:sz w:val="20"/>
          <w:szCs w:val="20"/>
        </w:rPr>
        <w:t>Falls diese Möglichkeit besteht, braucht die Datei „mitgliedsbeitrag_x.y.z.zip“ nur in das Verzeichnis adm_plugins hochgeladen und entpackt zu werden. Der Unterordner „membership_fee“ wird automa</w:t>
        <w:softHyphen/>
        <w:t>tisch er</w:t>
        <w:softHyphen/>
        <w:t>stellt.</w:t>
      </w:r>
    </w:p>
    <w:p>
      <w:pPr>
        <w:pStyle w:val="Normal"/>
        <w:bidi w:val="0"/>
        <w:jc w:val="both"/>
        <w:rPr>
          <w:rFonts w:ascii="Arial" w:hAnsi="Arial"/>
          <w:sz w:val="20"/>
          <w:szCs w:val="20"/>
        </w:rPr>
      </w:pPr>
      <w:r>
        <w:rPr>
          <w:sz w:val="20"/>
          <w:szCs w:val="20"/>
        </w:rPr>
      </w:r>
    </w:p>
    <w:p>
      <w:pPr>
        <w:pStyle w:val="Normal"/>
        <w:bidi w:val="0"/>
        <w:jc w:val="both"/>
        <w:rPr/>
      </w:pPr>
      <w:r>
        <w:rPr>
          <w:sz w:val="20"/>
          <w:szCs w:val="20"/>
        </w:rPr>
        <w:t>Nachdem die Programmdateien hochgeladen worden sind, muss über das Admidio-Menü ein neuer Menü</w:t>
        <w:softHyphen/>
        <w:t>punkt erstellt werden.</w:t>
      </w:r>
    </w:p>
    <w:p>
      <w:pPr>
        <w:pStyle w:val="Normal"/>
        <w:bidi w:val="0"/>
        <w:jc w:val="both"/>
        <w:rPr>
          <w:sz w:val="20"/>
          <w:szCs w:val="20"/>
        </w:rPr>
      </w:pPr>
      <w:r>
        <w:rPr>
          <w:sz w:val="20"/>
          <w:szCs w:val="20"/>
        </w:rPr>
      </w:r>
    </w:p>
    <w:p>
      <w:pPr>
        <w:pStyle w:val="Heading2"/>
        <w:numPr>
          <w:ilvl w:val="1"/>
          <w:numId w:val="3"/>
        </w:numPr>
        <w:rPr>
          <w:sz w:val="20"/>
          <w:szCs w:val="20"/>
        </w:rPr>
      </w:pPr>
      <w:r>
        <w:rPr>
          <w:sz w:val="20"/>
          <w:szCs w:val="20"/>
        </w:rPr>
      </w:r>
    </w:p>
    <w:p>
      <w:pPr>
        <w:pStyle w:val="Heading2"/>
        <w:widowControl/>
        <w:numPr>
          <w:ilvl w:val="0"/>
          <w:numId w:val="0"/>
        </w:numPr>
        <w:suppressAutoHyphens w:val="true"/>
        <w:overflowPunct w:val="true"/>
        <w:ind w:hanging="0" w:left="0"/>
        <w:jc w:val="left"/>
        <w:rPr>
          <w:sz w:val="20"/>
          <w:szCs w:val="20"/>
        </w:rPr>
      </w:pPr>
      <w:r>
        <w:rPr>
          <w:sz w:val="20"/>
          <w:szCs w:val="20"/>
        </w:rPr>
      </w:r>
      <w:r>
        <w:br w:type="page"/>
      </w:r>
    </w:p>
    <w:p>
      <w:pPr>
        <w:pStyle w:val="Heading2"/>
        <w:numPr>
          <w:ilvl w:val="1"/>
          <w:numId w:val="3"/>
        </w:numPr>
        <w:spacing w:before="0" w:after="120"/>
        <w:rPr>
          <w:sz w:val="20"/>
          <w:szCs w:val="20"/>
        </w:rPr>
      </w:pPr>
      <w:bookmarkStart w:id="4" w:name="__RefHeading___Toc4936_1485555939"/>
      <w:bookmarkEnd w:id="4"/>
      <w:r>
        <w:rPr/>
        <w:t>Erstellen eines Menüpunktes</w:t>
      </w:r>
    </w:p>
    <w:p>
      <w:pPr>
        <w:pStyle w:val="Normal"/>
        <w:bidi w:val="0"/>
        <w:jc w:val="both"/>
        <w:rPr/>
      </w:pPr>
      <w:r>
        <w:drawing>
          <wp:anchor behindDoc="0" distT="0" distB="0" distL="0" distR="0" simplePos="0" locked="0" layoutInCell="0" allowOverlap="1" relativeHeight="3">
            <wp:simplePos x="0" y="0"/>
            <wp:positionH relativeFrom="column">
              <wp:posOffset>-6985</wp:posOffset>
            </wp:positionH>
            <wp:positionV relativeFrom="paragraph">
              <wp:posOffset>133350</wp:posOffset>
            </wp:positionV>
            <wp:extent cx="3239770" cy="2195830"/>
            <wp:effectExtent l="0" t="0" r="0" b="0"/>
            <wp:wrapTopAndBottom/>
            <wp:docPr id="2"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2" descr=""/>
                    <pic:cNvPicPr>
                      <a:picLocks noChangeAspect="1" noChangeArrowheads="1"/>
                    </pic:cNvPicPr>
                  </pic:nvPicPr>
                  <pic:blipFill>
                    <a:blip r:embed="rId5"/>
                    <a:stretch>
                      <a:fillRect/>
                    </a:stretch>
                  </pic:blipFill>
                  <pic:spPr bwMode="auto">
                    <a:xfrm>
                      <a:off x="0" y="0"/>
                      <a:ext cx="3239770" cy="2195830"/>
                    </a:xfrm>
                    <a:prstGeom prst="rect">
                      <a:avLst/>
                    </a:prstGeom>
                  </pic:spPr>
                </pic:pic>
              </a:graphicData>
            </a:graphic>
          </wp:anchor>
        </w:drawing>
      </w:r>
      <w:r>
        <w:rPr>
          <w:i w:val="false"/>
          <w:iCs w:val="false"/>
          <w:sz w:val="20"/>
          <w:szCs w:val="20"/>
        </w:rPr>
        <w:t>Wichtig ist die korrekte URL: adm_plugins/membership_fee/membership_fee.php</w:t>
      </w:r>
    </w:p>
    <w:p>
      <w:pPr>
        <w:pStyle w:val="Normal"/>
        <w:bidi w:val="0"/>
        <w:jc w:val="both"/>
        <w:rPr>
          <w:rFonts w:ascii="Arial" w:hAnsi="Arial"/>
          <w:sz w:val="20"/>
          <w:szCs w:val="20"/>
        </w:rPr>
      </w:pPr>
      <w:r>
        <w:rPr>
          <w:sz w:val="20"/>
          <w:szCs w:val="20"/>
        </w:rPr>
      </w:r>
    </w:p>
    <w:p>
      <w:pPr>
        <w:pStyle w:val="Normal"/>
        <w:bidi w:val="0"/>
        <w:jc w:val="both"/>
        <w:rPr/>
      </w:pPr>
      <w:r>
        <w:rPr>
          <w:i w:val="false"/>
          <w:iCs w:val="false"/>
          <w:sz w:val="20"/>
          <w:szCs w:val="20"/>
        </w:rPr>
        <w:t>Es wird dringend empfohlen, unter „Sichtbar für“ eine oder mehrere Rollen anzugeben.</w:t>
      </w:r>
    </w:p>
    <w:p>
      <w:pPr>
        <w:pStyle w:val="Normal"/>
        <w:bidi w:val="0"/>
        <w:jc w:val="both"/>
        <w:rPr>
          <w:rFonts w:ascii="Arial" w:hAnsi="Arial"/>
          <w:sz w:val="20"/>
          <w:szCs w:val="20"/>
        </w:rPr>
      </w:pPr>
      <w:r>
        <w:rPr>
          <w:sz w:val="20"/>
          <w:szCs w:val="20"/>
        </w:rPr>
      </w:r>
    </w:p>
    <w:p>
      <w:pPr>
        <w:pStyle w:val="Normal"/>
        <w:bidi w:val="0"/>
        <w:jc w:val="both"/>
        <w:rPr/>
      </w:pPr>
      <w:r>
        <w:rPr>
          <w:i w:val="false"/>
          <w:iCs w:val="false"/>
          <w:sz w:val="20"/>
          <w:szCs w:val="20"/>
        </w:rPr>
        <w:t>Sind hier Rollen angegeben, dann wird der Link zum Plugin (in der Menüleiste) nur für Mitglieder der ange</w:t>
        <w:softHyphen/>
        <w:t>gebenen Rollen sichtbar und, was entscheidender ist, das Plugin und alle wichtigen Unterroutinen (PHP-Da</w:t>
        <w:softHyphen/>
        <w:t xml:space="preserve">teien) können nur von Mitgliedern der angegebenen Rollen aufgerufen werden. </w:t>
      </w:r>
    </w:p>
    <w:p>
      <w:pPr>
        <w:pStyle w:val="Normal"/>
        <w:bidi w:val="0"/>
        <w:jc w:val="both"/>
        <w:rPr>
          <w:rFonts w:ascii="Arial" w:hAnsi="Arial"/>
          <w:sz w:val="20"/>
          <w:szCs w:val="20"/>
        </w:rPr>
      </w:pPr>
      <w:r>
        <w:rPr>
          <w:sz w:val="20"/>
          <w:szCs w:val="20"/>
        </w:rPr>
      </w:r>
    </w:p>
    <w:p>
      <w:pPr>
        <w:pStyle w:val="Normal"/>
        <w:bidi w:val="0"/>
        <w:jc w:val="both"/>
        <w:rPr/>
      </w:pPr>
      <w:r>
        <w:rPr>
          <w:i w:val="false"/>
          <w:iCs w:val="false"/>
          <w:sz w:val="20"/>
          <w:szCs w:val="20"/>
        </w:rPr>
        <w:t>Das Plugin liest dazu alle Rollen ein, die im Feld „Sichtbar für“ eingetragen sind und erstellt daraus eine Zu</w:t>
        <w:softHyphen/>
        <w:t>griffsberechtigung nur für die Mitglieder dieser Rollen. Es ist danach nicht mehr möglich,  für Nichtangehöri</w:t>
        <w:softHyphen/>
        <w:t>ge dieser Rollen über die Adresszeile des Browser ein Programm direkt aufzurufen, wie z.B. .../adm_plugins/membership_fee/payments.php.</w:t>
      </w:r>
    </w:p>
    <w:p>
      <w:pPr>
        <w:pStyle w:val="Normal"/>
        <w:bidi w:val="0"/>
        <w:jc w:val="both"/>
        <w:rPr>
          <w:rFonts w:ascii="Arial" w:hAnsi="Arial"/>
          <w:sz w:val="20"/>
          <w:szCs w:val="20"/>
        </w:rPr>
      </w:pPr>
      <w:r>
        <w:rPr>
          <w:sz w:val="20"/>
          <w:szCs w:val="20"/>
        </w:rPr>
      </w:r>
    </w:p>
    <w:p>
      <w:pPr>
        <w:pStyle w:val="Heading2"/>
        <w:numPr>
          <w:ilvl w:val="1"/>
          <w:numId w:val="3"/>
        </w:numPr>
        <w:jc w:val="both"/>
        <w:rPr/>
      </w:pPr>
      <w:bookmarkStart w:id="5" w:name="__RefHeading___Toc4938_1485555939"/>
      <w:bookmarkEnd w:id="5"/>
      <w:r>
        <w:rPr/>
        <w:t>Der erste Aufruf</w:t>
      </w:r>
    </w:p>
    <w:p>
      <w:pPr>
        <w:pStyle w:val="Normal"/>
        <w:bidi w:val="0"/>
        <w:jc w:val="both"/>
        <w:rPr>
          <w:rFonts w:ascii="Arial" w:hAnsi="Arial"/>
        </w:rPr>
      </w:pPr>
      <w:r>
        <w:rPr/>
      </w:r>
    </w:p>
    <w:p>
      <w:pPr>
        <w:pStyle w:val="Normal"/>
        <w:bidi w:val="0"/>
        <w:jc w:val="both"/>
        <w:rPr/>
      </w:pPr>
      <w:r>
        <w:rPr>
          <w:sz w:val="20"/>
          <w:szCs w:val="20"/>
        </w:rPr>
        <w:t>Bei jedem Start prüft das Plugin ob die Werte von „version“ und „stand“ der Datei version.php mit gespei</w:t>
        <w:softHyphen/>
        <w:t xml:space="preserve">cherten Daten in der Datenbank übereinstimmen. </w:t>
      </w:r>
    </w:p>
    <w:p>
      <w:pPr>
        <w:pStyle w:val="Normal"/>
        <w:bidi w:val="0"/>
        <w:jc w:val="both"/>
        <w:rPr>
          <w:rFonts w:ascii="Arial" w:hAnsi="Arial"/>
          <w:sz w:val="20"/>
          <w:szCs w:val="20"/>
        </w:rPr>
      </w:pPr>
      <w:r>
        <w:rPr>
          <w:sz w:val="20"/>
          <w:szCs w:val="20"/>
        </w:rPr>
      </w:r>
    </w:p>
    <w:p>
      <w:pPr>
        <w:pStyle w:val="Normal"/>
        <w:bidi w:val="0"/>
        <w:jc w:val="both"/>
        <w:rPr/>
      </w:pPr>
      <w:r>
        <w:rPr>
          <w:sz w:val="20"/>
          <w:szCs w:val="20"/>
        </w:rPr>
        <w:t>Bei Unterschiedlichkeit wird eine Installationsroutine aufgerufen und es werden weitere Prüfungen durchge</w:t>
        <w:softHyphen/>
        <w:t>führt:</w:t>
      </w:r>
    </w:p>
    <w:p>
      <w:pPr>
        <w:pStyle w:val="Normal"/>
        <w:bidi w:val="0"/>
        <w:jc w:val="both"/>
        <w:rPr>
          <w:rFonts w:ascii="Arial" w:hAnsi="Arial"/>
          <w:sz w:val="20"/>
          <w:szCs w:val="20"/>
        </w:rPr>
      </w:pPr>
      <w:r>
        <w:rPr>
          <w:sz w:val="20"/>
          <w:szCs w:val="20"/>
        </w:rPr>
      </w:r>
    </w:p>
    <w:p>
      <w:pPr>
        <w:pStyle w:val="Normal"/>
        <w:bidi w:val="0"/>
        <w:jc w:val="both"/>
        <w:rPr/>
      </w:pPr>
      <w:r>
        <w:rPr>
          <w:sz w:val="20"/>
          <w:szCs w:val="20"/>
        </w:rPr>
        <w:t>1. Wenn bereits Konfigurationsdaten vorhanden sind (das Plugin wurde schon einmal aufgerufen), dann wer</w:t>
        <w:softHyphen/>
        <w:t>den die vorhandenen Konfigurationsdaten neu initialisiert und mit aktuellen Daten überschrieben.</w:t>
      </w:r>
    </w:p>
    <w:p>
      <w:pPr>
        <w:pStyle w:val="Normal"/>
        <w:bidi w:val="0"/>
        <w:jc w:val="both"/>
        <w:rPr>
          <w:rFonts w:ascii="Arial" w:hAnsi="Arial"/>
          <w:sz w:val="20"/>
          <w:szCs w:val="20"/>
        </w:rPr>
      </w:pPr>
      <w:r>
        <w:rPr>
          <w:sz w:val="20"/>
          <w:szCs w:val="20"/>
        </w:rPr>
      </w:r>
    </w:p>
    <w:p>
      <w:pPr>
        <w:pStyle w:val="Normal"/>
        <w:bidi w:val="0"/>
        <w:jc w:val="both"/>
        <w:rPr/>
      </w:pPr>
      <w:r>
        <w:rPr>
          <w:sz w:val="20"/>
          <w:szCs w:val="20"/>
        </w:rPr>
        <w:t>2. Sind keine Konfigurationsdaten vorhanden (das Plugin wurde zum ersten Mal gestartet), dann wird die in</w:t>
        <w:softHyphen/>
        <w:t>stallation.php aufgerufen und es werden alle erforderlichen Profilfelder und Kategorien angelegt.</w:t>
      </w:r>
    </w:p>
    <w:p>
      <w:pPr>
        <w:pStyle w:val="Normal"/>
        <w:bidi w:val="0"/>
        <w:jc w:val="both"/>
        <w:rPr>
          <w:rFonts w:ascii="Arial" w:hAnsi="Arial"/>
          <w:sz w:val="20"/>
          <w:szCs w:val="20"/>
        </w:rPr>
      </w:pPr>
      <w:r>
        <w:rPr>
          <w:sz w:val="20"/>
          <w:szCs w:val="20"/>
        </w:rPr>
      </w:r>
    </w:p>
    <w:p>
      <w:pPr>
        <w:pStyle w:val="Normal"/>
        <w:bidi w:val="0"/>
        <w:jc w:val="both"/>
        <w:rPr/>
      </w:pPr>
      <w:r>
        <w:rPr>
          <w:sz w:val="20"/>
          <w:szCs w:val="20"/>
        </w:rPr>
        <w:t xml:space="preserve">Dieser Installationsprozess besteht aus zwei Durchgängen: </w:t>
      </w:r>
    </w:p>
    <w:p>
      <w:pPr>
        <w:pStyle w:val="Normal"/>
        <w:bidi w:val="0"/>
        <w:jc w:val="both"/>
        <w:rPr>
          <w:rFonts w:ascii="Arial" w:hAnsi="Arial"/>
          <w:sz w:val="20"/>
          <w:szCs w:val="20"/>
        </w:rPr>
      </w:pPr>
      <w:r>
        <w:rPr>
          <w:sz w:val="20"/>
          <w:szCs w:val="20"/>
        </w:rPr>
      </w:r>
    </w:p>
    <w:p>
      <w:pPr>
        <w:pStyle w:val="Normal"/>
        <w:bidi w:val="0"/>
        <w:jc w:val="left"/>
        <w:rPr>
          <w:sz w:val="20"/>
          <w:szCs w:val="20"/>
        </w:rPr>
      </w:pPr>
      <w:r>
        <w:rPr>
          <w:sz w:val="20"/>
          <w:szCs w:val="20"/>
        </w:rPr>
      </w:r>
      <w:r>
        <w:br w:type="page"/>
      </w:r>
    </w:p>
    <w:p>
      <w:pPr>
        <w:pStyle w:val="Normal"/>
        <w:bidi w:val="0"/>
        <w:spacing w:before="0" w:after="0"/>
        <w:jc w:val="left"/>
        <w:rPr>
          <w:sz w:val="20"/>
          <w:szCs w:val="20"/>
        </w:rPr>
      </w:pPr>
      <w:r>
        <w:rPr>
          <w:sz w:val="20"/>
          <w:szCs w:val="20"/>
        </w:rPr>
        <w:t>Erster Durchgang: Anlegen fehlender Profilfelder und Kategorien</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12">
            <wp:simplePos x="0" y="0"/>
            <wp:positionH relativeFrom="column">
              <wp:posOffset>133350</wp:posOffset>
            </wp:positionH>
            <wp:positionV relativeFrom="paragraph">
              <wp:posOffset>635</wp:posOffset>
            </wp:positionV>
            <wp:extent cx="3239770" cy="3491865"/>
            <wp:effectExtent l="0" t="0" r="0" b="0"/>
            <wp:wrapTopAndBottom/>
            <wp:docPr id="3"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2" descr=""/>
                    <pic:cNvPicPr>
                      <a:picLocks noChangeAspect="1" noChangeArrowheads="1"/>
                    </pic:cNvPicPr>
                  </pic:nvPicPr>
                  <pic:blipFill>
                    <a:blip r:embed="rId6"/>
                    <a:stretch>
                      <a:fillRect/>
                    </a:stretch>
                  </pic:blipFill>
                  <pic:spPr bwMode="auto">
                    <a:xfrm>
                      <a:off x="0" y="0"/>
                      <a:ext cx="3239770" cy="3491865"/>
                    </a:xfrm>
                    <a:prstGeom prst="rect">
                      <a:avLst/>
                    </a:prstGeom>
                  </pic:spPr>
                </pic:pic>
              </a:graphicData>
            </a:graphic>
          </wp:anchor>
        </w:drawing>
      </w:r>
    </w:p>
    <w:p>
      <w:pPr>
        <w:pStyle w:val="Normal"/>
        <w:bidi w:val="0"/>
        <w:jc w:val="left"/>
        <w:rPr>
          <w:rFonts w:ascii="Arial" w:hAnsi="Arial"/>
        </w:rPr>
      </w:pPr>
      <w:r>
        <w:rPr/>
      </w:r>
    </w:p>
    <w:p>
      <w:pPr>
        <w:pStyle w:val="Normal"/>
        <w:bidi w:val="0"/>
        <w:jc w:val="both"/>
        <w:rPr/>
      </w:pPr>
      <w:r>
        <w:rPr>
          <w:sz w:val="20"/>
          <w:szCs w:val="20"/>
        </w:rPr>
        <w:t>Im ersten Durchgang der Installationsroutine wird die Datenbank auf fehlende Profilfelder und Kategorien überprüft. Falls Profilfelder oder Kategorien fehlen, können sie über den Button "Weiter" angelegt werden.</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13">
            <wp:simplePos x="0" y="0"/>
            <wp:positionH relativeFrom="column">
              <wp:posOffset>118745</wp:posOffset>
            </wp:positionH>
            <wp:positionV relativeFrom="paragraph">
              <wp:posOffset>635</wp:posOffset>
            </wp:positionV>
            <wp:extent cx="3239770" cy="3416300"/>
            <wp:effectExtent l="0" t="0" r="0" b="0"/>
            <wp:wrapTopAndBottom/>
            <wp:docPr id="4"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13" descr=""/>
                    <pic:cNvPicPr>
                      <a:picLocks noChangeAspect="1" noChangeArrowheads="1"/>
                    </pic:cNvPicPr>
                  </pic:nvPicPr>
                  <pic:blipFill>
                    <a:blip r:embed="rId7"/>
                    <a:stretch>
                      <a:fillRect/>
                    </a:stretch>
                  </pic:blipFill>
                  <pic:spPr bwMode="auto">
                    <a:xfrm>
                      <a:off x="0" y="0"/>
                      <a:ext cx="3239770" cy="3416300"/>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Nur wenn alle notwendigen Profilfelder vorhanden sind, kann zum zweiten Durchgang gewechselt werden.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r>
        <w:br w:type="page"/>
      </w:r>
    </w:p>
    <w:p>
      <w:pPr>
        <w:pStyle w:val="Normal"/>
        <w:bidi w:val="0"/>
        <w:spacing w:before="0" w:after="0"/>
        <w:jc w:val="left"/>
        <w:rPr>
          <w:sz w:val="20"/>
          <w:szCs w:val="20"/>
        </w:rPr>
      </w:pPr>
      <w:r>
        <w:rPr>
          <w:sz w:val="20"/>
          <w:szCs w:val="20"/>
        </w:rPr>
        <w:t>Zweiter Durchgang: Soll-Ist-Vergleich</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14">
            <wp:simplePos x="0" y="0"/>
            <wp:positionH relativeFrom="column">
              <wp:posOffset>68580</wp:posOffset>
            </wp:positionH>
            <wp:positionV relativeFrom="paragraph">
              <wp:posOffset>635</wp:posOffset>
            </wp:positionV>
            <wp:extent cx="3239770" cy="3528060"/>
            <wp:effectExtent l="0" t="0" r="0" b="0"/>
            <wp:wrapTopAndBottom/>
            <wp:docPr id="5"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14" descr=""/>
                    <pic:cNvPicPr>
                      <a:picLocks noChangeAspect="1" noChangeArrowheads="1"/>
                    </pic:cNvPicPr>
                  </pic:nvPicPr>
                  <pic:blipFill>
                    <a:blip r:embed="rId8"/>
                    <a:stretch>
                      <a:fillRect/>
                    </a:stretch>
                  </pic:blipFill>
                  <pic:spPr bwMode="auto">
                    <a:xfrm>
                      <a:off x="0" y="0"/>
                      <a:ext cx="3239770" cy="3528060"/>
                    </a:xfrm>
                    <a:prstGeom prst="rect">
                      <a:avLst/>
                    </a:prstGeom>
                  </pic:spPr>
                </pic:pic>
              </a:graphicData>
            </a:graphic>
          </wp:anchor>
        </w:drawing>
      </w:r>
    </w:p>
    <w:p>
      <w:pPr>
        <w:pStyle w:val="Normal"/>
        <w:bidi w:val="0"/>
        <w:jc w:val="left"/>
        <w:rPr>
          <w:rFonts w:ascii="Arial" w:hAnsi="Arial"/>
        </w:rPr>
      </w:pPr>
      <w:r>
        <w:rPr/>
      </w:r>
    </w:p>
    <w:p>
      <w:pPr>
        <w:pStyle w:val="Normal"/>
        <w:bidi w:val="0"/>
        <w:jc w:val="both"/>
        <w:rPr/>
      </w:pPr>
      <w:r>
        <w:rPr>
          <w:sz w:val="20"/>
          <w:szCs w:val="20"/>
        </w:rPr>
        <w:t>Der zweite Durchgang der Installationsroutine ist nur ein Soll-Ist-Vergleich um aufzuzeigen, wie notwendige Kategorien und Profilfelder definiert sein sollten. Unterschiede sind fett hervorgehoben.</w:t>
      </w:r>
    </w:p>
    <w:p>
      <w:pPr>
        <w:pStyle w:val="Normal"/>
        <w:bidi w:val="0"/>
        <w:jc w:val="both"/>
        <w:rPr>
          <w:rFonts w:ascii="Arial" w:hAnsi="Arial"/>
          <w:sz w:val="20"/>
          <w:szCs w:val="20"/>
        </w:rPr>
      </w:pPr>
      <w:r>
        <w:rPr>
          <w:sz w:val="20"/>
          <w:szCs w:val="20"/>
        </w:rPr>
      </w:r>
    </w:p>
    <w:p>
      <w:pPr>
        <w:pStyle w:val="Normal"/>
        <w:numPr>
          <w:ilvl w:val="0"/>
          <w:numId w:val="0"/>
        </w:numPr>
        <w:bidi w:val="0"/>
        <w:ind w:hanging="0" w:left="0"/>
        <w:jc w:val="both"/>
        <w:rPr/>
      </w:pPr>
      <w:r>
        <w:rPr>
          <w:sz w:val="20"/>
          <w:szCs w:val="20"/>
        </w:rPr>
        <w:t xml:space="preserve">Es wäre z.B. möglich, dass bereits ein Profilfeld mit dem Namen "Mitgliedsnummer" existiert, es jedoch nicht den richtigen Datentyp aufweist. Notwendige Änderungen werden dabei </w:t>
      </w:r>
      <w:r>
        <w:rPr>
          <w:b/>
          <w:bCs/>
          <w:sz w:val="20"/>
          <w:szCs w:val="20"/>
        </w:rPr>
        <w:t>nicht</w:t>
      </w:r>
      <w:r>
        <w:rPr>
          <w:sz w:val="20"/>
          <w:szCs w:val="20"/>
        </w:rPr>
        <w:t xml:space="preserve"> durch die Installationsroutine durchgeführt.</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bidi w:val="0"/>
        <w:ind w:hanging="0" w:left="0"/>
        <w:jc w:val="both"/>
        <w:rPr/>
      </w:pPr>
      <w:r>
        <w:rPr>
          <w:sz w:val="20"/>
          <w:szCs w:val="20"/>
        </w:rPr>
        <w:t>Nach einer Erstinstallation sollte Admidio immer beendet und neu gestartet werden.</w:t>
      </w:r>
    </w:p>
    <w:p>
      <w:pPr>
        <w:pStyle w:val="Normal"/>
        <w:numPr>
          <w:ilvl w:val="0"/>
          <w:numId w:val="0"/>
        </w:numPr>
        <w:bidi w:val="0"/>
        <w:ind w:hanging="0" w:left="0"/>
        <w:jc w:val="both"/>
        <w:rPr>
          <w:rFonts w:ascii="Arial" w:hAnsi="Arial"/>
        </w:rPr>
      </w:pPr>
      <w:r>
        <w:rPr/>
      </w:r>
    </w:p>
    <w:p>
      <w:pPr>
        <w:pStyle w:val="Heading2"/>
        <w:widowControl/>
        <w:numPr>
          <w:ilvl w:val="0"/>
          <w:numId w:val="0"/>
        </w:numPr>
        <w:suppressAutoHyphens w:val="true"/>
        <w:overflowPunct w:val="true"/>
        <w:ind w:hanging="0" w:left="0"/>
        <w:jc w:val="left"/>
        <w:rPr>
          <w:rFonts w:ascii="Arial" w:hAnsi="Arial"/>
        </w:rPr>
      </w:pPr>
      <w:r>
        <w:rPr>
          <w:rFonts w:ascii="Arial" w:hAnsi="Arial"/>
        </w:rPr>
      </w:r>
      <w:r>
        <w:br w:type="page"/>
      </w:r>
    </w:p>
    <w:p>
      <w:pPr>
        <w:pStyle w:val="Heading2"/>
        <w:numPr>
          <w:ilvl w:val="1"/>
          <w:numId w:val="3"/>
        </w:numPr>
        <w:spacing w:before="0" w:after="120"/>
        <w:rPr>
          <w:rFonts w:ascii="Arial" w:hAnsi="Arial"/>
        </w:rPr>
      </w:pPr>
      <w:bookmarkStart w:id="6" w:name="__RefHeading___Toc6412_1485555939"/>
      <w:bookmarkEnd w:id="6"/>
      <w:r>
        <w:rPr/>
        <w:t>Die ersten Grundeinstellungen</w:t>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both"/>
        <w:rPr/>
      </w:pPr>
      <w:r>
        <w:rPr>
          <w:sz w:val="20"/>
          <w:szCs w:val="20"/>
        </w:rPr>
        <w:t xml:space="preserve">Nach erfolgreicher Installation sind wichtige Grundeinstellungen vorzunehmen. Dazu das Menü </w:t>
      </w:r>
      <w:r>
        <w:rPr>
          <w:b/>
          <w:bCs/>
          <w:sz w:val="20"/>
          <w:szCs w:val="20"/>
        </w:rPr>
        <w:t>Einstellun</w:t>
        <w:softHyphen/>
        <w:t>gen</w:t>
      </w:r>
      <w:r>
        <w:rPr>
          <w:sz w:val="20"/>
          <w:szCs w:val="20"/>
        </w:rPr>
        <w:t xml:space="preserve"> des Plugins aufrufen.</w:t>
      </w:r>
    </w:p>
    <w:p>
      <w:pPr>
        <w:pStyle w:val="Normal"/>
        <w:numPr>
          <w:ilvl w:val="0"/>
          <w:numId w:val="0"/>
        </w:numPr>
        <w:bidi w:val="0"/>
        <w:ind w:hanging="0" w:left="0"/>
        <w:jc w:val="both"/>
        <w:rPr>
          <w:rFonts w:ascii="Arial" w:hAnsi="Arial"/>
          <w:sz w:val="20"/>
          <w:szCs w:val="20"/>
        </w:rPr>
      </w:pPr>
      <w:r>
        <w:rPr>
          <w:sz w:val="20"/>
          <w:szCs w:val="20"/>
        </w:rPr>
      </w:r>
    </w:p>
    <w:p>
      <w:pPr>
        <w:pStyle w:val="Heading3"/>
        <w:numPr>
          <w:ilvl w:val="2"/>
          <w:numId w:val="2"/>
        </w:numPr>
        <w:spacing w:before="140" w:after="120"/>
        <w:rPr/>
      </w:pPr>
      <w:bookmarkStart w:id="7" w:name="__RefHeading___Toc2290_2139416701"/>
      <w:bookmarkEnd w:id="7"/>
      <w:r>
        <w:rPr/>
        <w:t>Beitragseinstellungen</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bidi w:val="0"/>
        <w:ind w:hanging="0" w:left="0"/>
        <w:jc w:val="both"/>
        <w:rPr>
          <w:rFonts w:ascii="Arial" w:hAnsi="Arial"/>
          <w:sz w:val="20"/>
          <w:szCs w:val="20"/>
        </w:rPr>
      </w:pPr>
      <w:r>
        <w:rPr>
          <w:sz w:val="20"/>
          <w:szCs w:val="20"/>
        </w:rPr>
        <w:t xml:space="preserve">Unter </w:t>
      </w:r>
      <w:r>
        <w:rPr>
          <w:i/>
          <w:iCs/>
          <w:sz w:val="20"/>
          <w:szCs w:val="20"/>
        </w:rPr>
        <w:t>→ Einstellungen - Beitragseinstellungen</w:t>
      </w:r>
      <w:r>
        <w:rPr>
          <w:sz w:val="20"/>
          <w:szCs w:val="20"/>
        </w:rPr>
        <w:t xml:space="preserve"> sind die ersten Einstellungen, wie anteilige Beitragsberech</w:t>
        <w:softHyphen/>
        <w:t>nung,  vorzunehmen. Alle Einzelpunkte sind mit einem kurzem Hilfetext versehen.</w:t>
      </w:r>
    </w:p>
    <w:p>
      <w:pPr>
        <w:pStyle w:val="Normal"/>
        <w:numPr>
          <w:ilvl w:val="0"/>
          <w:numId w:val="0"/>
        </w:numPr>
        <w:bidi w:val="0"/>
        <w:ind w:hanging="0" w:left="0"/>
        <w:jc w:val="both"/>
        <w:rPr>
          <w:rFonts w:ascii="Arial" w:hAnsi="Arial"/>
          <w:sz w:val="20"/>
          <w:szCs w:val="20"/>
        </w:rPr>
      </w:pPr>
      <w:r>
        <w:rPr>
          <w:sz w:val="20"/>
          <w:szCs w:val="20"/>
        </w:rPr>
      </w:r>
    </w:p>
    <w:p>
      <w:pPr>
        <w:pStyle w:val="Heading3"/>
        <w:numPr>
          <w:ilvl w:val="2"/>
          <w:numId w:val="2"/>
        </w:numPr>
        <w:rPr/>
      </w:pPr>
      <w:bookmarkStart w:id="8" w:name="__RefHeading___Toc2292_2139416701"/>
      <w:bookmarkEnd w:id="8"/>
      <w:r>
        <w:rPr/>
        <w:t>Kontodaten</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bidi w:val="0"/>
        <w:ind w:hanging="0" w:left="0"/>
        <w:jc w:val="both"/>
        <w:rPr/>
      </w:pPr>
      <w:r>
        <w:rPr>
          <w:sz w:val="20"/>
          <w:szCs w:val="20"/>
        </w:rPr>
        <w:t xml:space="preserve">Unter </w:t>
      </w:r>
      <w:r>
        <w:rPr>
          <w:i/>
          <w:iCs/>
          <w:sz w:val="20"/>
          <w:szCs w:val="20"/>
        </w:rPr>
        <w:t>→ Einstellungen - Kontodaten</w:t>
      </w:r>
      <w:r>
        <w:rPr>
          <w:sz w:val="20"/>
          <w:szCs w:val="20"/>
        </w:rPr>
        <w:t xml:space="preserve"> ist die Kontoverbindung des Vereins einzutragen.</w:t>
      </w:r>
    </w:p>
    <w:p>
      <w:pPr>
        <w:pStyle w:val="Normal"/>
        <w:numPr>
          <w:ilvl w:val="0"/>
          <w:numId w:val="0"/>
        </w:numPr>
        <w:bidi w:val="0"/>
        <w:ind w:hanging="0" w:left="0"/>
        <w:jc w:val="both"/>
        <w:rPr>
          <w:rFonts w:ascii="Arial" w:hAnsi="Arial"/>
          <w:sz w:val="20"/>
          <w:szCs w:val="20"/>
        </w:rPr>
      </w:pPr>
      <w:r>
        <w:rPr>
          <w:sz w:val="20"/>
          <w:szCs w:val="20"/>
        </w:rPr>
      </w:r>
    </w:p>
    <w:p>
      <w:pPr>
        <w:pStyle w:val="Heading3"/>
        <w:numPr>
          <w:ilvl w:val="2"/>
          <w:numId w:val="2"/>
        </w:numPr>
        <w:spacing w:before="140" w:after="120"/>
        <w:rPr/>
      </w:pPr>
      <w:bookmarkStart w:id="9" w:name="__RefHeading___Toc2294_2139416701"/>
      <w:bookmarkEnd w:id="9"/>
      <w:r>
        <w:rPr/>
        <w:t>Mandatsverwaltung</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bidi w:val="0"/>
        <w:ind w:hanging="0" w:left="0"/>
        <w:jc w:val="both"/>
        <w:rPr/>
      </w:pPr>
      <w:r>
        <w:rPr>
          <w:sz w:val="20"/>
          <w:szCs w:val="20"/>
        </w:rPr>
        <w:t xml:space="preserve">Unter </w:t>
      </w:r>
      <w:r>
        <w:rPr>
          <w:i/>
          <w:iCs/>
          <w:sz w:val="20"/>
          <w:szCs w:val="20"/>
        </w:rPr>
        <w:t>→ Einstellungen - Mandatsverwaltung</w:t>
      </w:r>
      <w:r>
        <w:rPr>
          <w:sz w:val="20"/>
          <w:szCs w:val="20"/>
        </w:rPr>
        <w:t xml:space="preserve"> ist es wichtig, unter </w:t>
      </w:r>
      <w:r>
        <w:rPr>
          <w:b/>
          <w:bCs/>
          <w:sz w:val="20"/>
          <w:szCs w:val="20"/>
        </w:rPr>
        <w:t xml:space="preserve">Datenfeld für die laufende Nummer </w:t>
      </w:r>
      <w:r>
        <w:rPr>
          <w:b w:val="false"/>
          <w:bCs w:val="false"/>
          <w:sz w:val="20"/>
          <w:szCs w:val="20"/>
        </w:rPr>
        <w:t>die richtige Aus</w:t>
        <w:softHyphen/>
        <w:t>wahl zu treffen. Das hier ausgewählte Datenfeld bestimmt ein wichtiges Segment der Mandatsre</w:t>
        <w:softHyphen/>
        <w:t>ferenz. Eine einmal getroffene Entscheidung sollte nicht mehr geändert werden.</w:t>
      </w:r>
    </w:p>
    <w:p>
      <w:pPr>
        <w:pStyle w:val="Normal"/>
        <w:numPr>
          <w:ilvl w:val="0"/>
          <w:numId w:val="0"/>
        </w:numPr>
        <w:bidi w:val="0"/>
        <w:ind w:hanging="0" w:left="0"/>
        <w:jc w:val="both"/>
        <w:rPr>
          <w:rFonts w:ascii="Arial" w:hAnsi="Arial"/>
          <w:sz w:val="20"/>
          <w:szCs w:val="20"/>
        </w:rPr>
      </w:pPr>
      <w:r>
        <w:rPr>
          <w:sz w:val="20"/>
          <w:szCs w:val="20"/>
        </w:rPr>
      </w:r>
    </w:p>
    <w:p>
      <w:pPr>
        <w:pStyle w:val="Heading3"/>
        <w:numPr>
          <w:ilvl w:val="2"/>
          <w:numId w:val="2"/>
        </w:numPr>
        <w:rPr/>
      </w:pPr>
      <w:bookmarkStart w:id="10" w:name="__RefHeading___Toc2296_2139416701"/>
      <w:bookmarkEnd w:id="10"/>
      <w:r>
        <w:rPr/>
        <w:t>Ansichtsdefinitionen</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bidi w:val="0"/>
        <w:ind w:hanging="0" w:left="0"/>
        <w:jc w:val="both"/>
        <w:rPr/>
      </w:pPr>
      <w:r>
        <w:rPr>
          <w:b w:val="false"/>
          <w:bCs w:val="false"/>
          <w:sz w:val="20"/>
          <w:szCs w:val="20"/>
        </w:rPr>
        <w:t xml:space="preserve">In </w:t>
      </w:r>
      <w:r>
        <w:rPr>
          <w:b w:val="false"/>
          <w:bCs w:val="false"/>
          <w:i/>
          <w:iCs/>
          <w:sz w:val="20"/>
          <w:szCs w:val="20"/>
        </w:rPr>
        <w:t>→ Einstellungen – Ansichtsdefinitionen</w:t>
      </w:r>
      <w:r>
        <w:rPr>
          <w:b w:val="false"/>
          <w:bCs w:val="false"/>
          <w:sz w:val="20"/>
          <w:szCs w:val="20"/>
        </w:rPr>
        <w:t xml:space="preserve"> muss </w:t>
      </w:r>
      <w:r>
        <w:rPr>
          <w:sz w:val="20"/>
          <w:szCs w:val="20"/>
        </w:rPr>
        <w:t>zu jeder Spalte ein Inhaltsfeld angegeben sein (es darf kein Feld leer sein)</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bidi w:val="0"/>
        <w:ind w:hanging="0" w:left="0"/>
        <w:jc w:val="center"/>
        <w:rPr/>
      </w:pPr>
      <w:r>
        <w:rPr>
          <w:b/>
          <w:bCs/>
          <w:sz w:val="20"/>
          <w:szCs w:val="20"/>
        </w:rPr>
        <w:t>Hintergrund</w:t>
      </w:r>
    </w:p>
    <w:p>
      <w:pPr>
        <w:pStyle w:val="Normal"/>
        <w:numPr>
          <w:ilvl w:val="0"/>
          <w:numId w:val="0"/>
        </w:numPr>
        <w:bidi w:val="0"/>
        <w:ind w:hanging="0" w:left="0"/>
        <w:jc w:val="center"/>
        <w:rPr>
          <w:rFonts w:ascii="Arial" w:hAnsi="Arial"/>
        </w:rPr>
      </w:pPr>
      <w:r>
        <w:rPr/>
      </w:r>
    </w:p>
    <w:p>
      <w:pPr>
        <w:pStyle w:val="Normal"/>
        <w:numPr>
          <w:ilvl w:val="0"/>
          <w:numId w:val="0"/>
        </w:numPr>
        <w:bidi w:val="0"/>
        <w:ind w:hanging="0" w:left="0"/>
        <w:jc w:val="center"/>
        <w:rPr/>
      </w:pPr>
      <w:r>
        <w:rPr>
          <w:i/>
          <w:iCs/>
          <w:sz w:val="20"/>
          <w:szCs w:val="20"/>
        </w:rPr>
        <w:t>Teilweise können während des Installationsprozesses Ids von Profilfeldern nicht korrekt ausgelesen werden. Dies ist daran erkennbar, das bei einigen Spalten das Inhaltsfeld dazu leer ist. In diesem Fall ist im Modul Ansichtsdefinitionen einmal den „Speichern“-Button zu betätigen.</w:t>
      </w:r>
    </w:p>
    <w:p>
      <w:pPr>
        <w:pStyle w:val="Normal"/>
        <w:numPr>
          <w:ilvl w:val="0"/>
          <w:numId w:val="0"/>
        </w:numPr>
        <w:bidi w:val="0"/>
        <w:ind w:hanging="0" w:left="0"/>
        <w:jc w:val="left"/>
        <w:rPr>
          <w:rFonts w:ascii="Arial" w:hAnsi="Arial"/>
          <w:sz w:val="20"/>
          <w:szCs w:val="20"/>
        </w:rPr>
      </w:pPr>
      <w:r>
        <w:rPr>
          <w:sz w:val="20"/>
          <w:szCs w:val="20"/>
        </w:rPr>
      </w:r>
    </w:p>
    <w:p>
      <w:pPr>
        <w:pStyle w:val="Normal"/>
        <w:numPr>
          <w:ilvl w:val="0"/>
          <w:numId w:val="0"/>
        </w:numPr>
        <w:bidi w:val="0"/>
        <w:ind w:hanging="0" w:left="0"/>
        <w:jc w:val="left"/>
        <w:rPr>
          <w:rFonts w:ascii="Arial" w:hAnsi="Arial"/>
        </w:rPr>
      </w:pPr>
      <w:r>
        <w:rPr/>
      </w:r>
    </w:p>
    <w:p>
      <w:pPr>
        <w:pStyle w:val="Heading2"/>
        <w:widowControl/>
        <w:numPr>
          <w:ilvl w:val="0"/>
          <w:numId w:val="0"/>
        </w:numPr>
        <w:suppressAutoHyphens w:val="true"/>
        <w:overflowPunct w:val="true"/>
        <w:ind w:hanging="0" w:left="0"/>
        <w:jc w:val="both"/>
        <w:rPr/>
      </w:pPr>
      <w:r>
        <w:rPr/>
      </w:r>
      <w:r>
        <w:br w:type="page"/>
      </w:r>
    </w:p>
    <w:p>
      <w:pPr>
        <w:pStyle w:val="Heading2"/>
        <w:numPr>
          <w:ilvl w:val="1"/>
          <w:numId w:val="3"/>
        </w:numPr>
        <w:spacing w:before="0" w:after="120"/>
        <w:jc w:val="both"/>
        <w:rPr/>
      </w:pPr>
      <w:bookmarkStart w:id="11" w:name="__RefHeading___Toc18797_986433141"/>
      <w:bookmarkEnd w:id="11"/>
      <w:r>
        <w:rPr/>
        <w:t>Testen der Grundfunktionen</w:t>
      </w:r>
    </w:p>
    <w:p>
      <w:pPr>
        <w:pStyle w:val="Normal"/>
        <w:numPr>
          <w:ilvl w:val="0"/>
          <w:numId w:val="0"/>
        </w:numPr>
        <w:bidi w:val="0"/>
        <w:ind w:hanging="0" w:left="0"/>
        <w:jc w:val="both"/>
        <w:rPr>
          <w:rFonts w:ascii="Arial" w:hAnsi="Arial"/>
        </w:rPr>
      </w:pPr>
      <w:r>
        <w:rPr/>
      </w:r>
    </w:p>
    <w:p>
      <w:pPr>
        <w:pStyle w:val="Normal"/>
        <w:numPr>
          <w:ilvl w:val="0"/>
          <w:numId w:val="0"/>
        </w:numPr>
        <w:bidi w:val="0"/>
        <w:ind w:hanging="0" w:left="0"/>
        <w:jc w:val="both"/>
        <w:rPr/>
      </w:pPr>
      <w:r>
        <w:rPr>
          <w:sz w:val="20"/>
          <w:szCs w:val="20"/>
        </w:rPr>
        <w:t xml:space="preserve">Nach erfolgter Installation sollten die Grundfunktionen getestet werden. </w:t>
      </w:r>
    </w:p>
    <w:p>
      <w:pPr>
        <w:pStyle w:val="Normal"/>
        <w:numPr>
          <w:ilvl w:val="0"/>
          <w:numId w:val="0"/>
        </w:numPr>
        <w:bidi w:val="0"/>
        <w:ind w:hanging="0" w:left="0"/>
        <w:jc w:val="both"/>
        <w:rPr>
          <w:rFonts w:ascii="Arial" w:hAnsi="Arial"/>
        </w:rPr>
      </w:pPr>
      <w:r>
        <w:rPr/>
      </w:r>
    </w:p>
    <w:p>
      <w:pPr>
        <w:pStyle w:val="Normal"/>
        <w:numPr>
          <w:ilvl w:val="0"/>
          <w:numId w:val="0"/>
        </w:numPr>
        <w:bidi w:val="0"/>
        <w:ind w:hanging="0" w:left="0"/>
        <w:jc w:val="both"/>
        <w:rPr>
          <w:rFonts w:ascii="Arial" w:hAnsi="Arial"/>
        </w:rPr>
      </w:pPr>
      <w:r>
        <w:rPr/>
      </w:r>
    </w:p>
    <w:p>
      <w:pPr>
        <w:pStyle w:val="Heading3"/>
        <w:numPr>
          <w:ilvl w:val="2"/>
          <w:numId w:val="2"/>
        </w:numPr>
        <w:jc w:val="both"/>
        <w:rPr/>
      </w:pPr>
      <w:bookmarkStart w:id="12" w:name="__RefHeading___Toc18799_986433141"/>
      <w:bookmarkEnd w:id="12"/>
      <w:r>
        <w:rPr/>
        <w:t>Die Ansichten</w:t>
      </w:r>
    </w:p>
    <w:p>
      <w:pPr>
        <w:pStyle w:val="Normal"/>
        <w:numPr>
          <w:ilvl w:val="0"/>
          <w:numId w:val="0"/>
        </w:numPr>
        <w:bidi w:val="0"/>
        <w:ind w:hanging="0" w:left="0"/>
        <w:jc w:val="both"/>
        <w:rPr>
          <w:rFonts w:ascii="Arial" w:hAnsi="Arial"/>
        </w:rPr>
      </w:pPr>
      <w:r>
        <w:rPr/>
      </w:r>
    </w:p>
    <w:p>
      <w:pPr>
        <w:pStyle w:val="Normal"/>
        <w:numPr>
          <w:ilvl w:val="0"/>
          <w:numId w:val="0"/>
        </w:numPr>
        <w:bidi w:val="0"/>
        <w:ind w:hanging="0" w:left="0"/>
        <w:jc w:val="both"/>
        <w:rPr/>
      </w:pPr>
      <w:r>
        <w:rPr>
          <w:b/>
          <w:bCs/>
          <w:sz w:val="20"/>
          <w:szCs w:val="20"/>
        </w:rPr>
        <w:t>Mitgliedsbeitrag</w:t>
      </w:r>
      <w:r>
        <w:rPr>
          <w:sz w:val="20"/>
          <w:szCs w:val="20"/>
        </w:rPr>
        <w:t xml:space="preserve"> bietet in mehreren Modulen Ansichten an, in denen nur Daten angezeigt werden, wenn be</w:t>
        <w:softHyphen/>
        <w:t>stimmte Voraussetzungen erfüllt sind.</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bidi w:val="0"/>
        <w:ind w:hanging="0" w:left="0"/>
        <w:jc w:val="both"/>
        <w:rPr/>
      </w:pPr>
      <w:r>
        <w:rPr>
          <w:sz w:val="20"/>
          <w:szCs w:val="20"/>
        </w:rPr>
        <w:t>Diese Module sind:</w:t>
      </w:r>
    </w:p>
    <w:p>
      <w:pPr>
        <w:pStyle w:val="Normal"/>
        <w:numPr>
          <w:ilvl w:val="0"/>
          <w:numId w:val="6"/>
        </w:numPr>
        <w:bidi w:val="0"/>
        <w:jc w:val="both"/>
        <w:rPr/>
      </w:pPr>
      <w:r>
        <w:rPr>
          <w:sz w:val="20"/>
          <w:szCs w:val="20"/>
        </w:rPr>
        <w:t>Beitragszahlungen</w:t>
      </w:r>
    </w:p>
    <w:p>
      <w:pPr>
        <w:pStyle w:val="Normal"/>
        <w:numPr>
          <w:ilvl w:val="0"/>
          <w:numId w:val="6"/>
        </w:numPr>
        <w:bidi w:val="0"/>
        <w:jc w:val="both"/>
        <w:rPr/>
      </w:pPr>
      <w:r>
        <w:rPr>
          <w:sz w:val="20"/>
          <w:szCs w:val="20"/>
        </w:rPr>
        <w:t>Rechnung</w:t>
      </w:r>
    </w:p>
    <w:p>
      <w:pPr>
        <w:pStyle w:val="Normal"/>
        <w:numPr>
          <w:ilvl w:val="0"/>
          <w:numId w:val="6"/>
        </w:numPr>
        <w:bidi w:val="0"/>
        <w:jc w:val="both"/>
        <w:rPr/>
      </w:pPr>
      <w:r>
        <w:rPr>
          <w:sz w:val="20"/>
          <w:szCs w:val="20"/>
        </w:rPr>
        <w:t>Fälligkeitsdatum</w:t>
      </w:r>
    </w:p>
    <w:p>
      <w:pPr>
        <w:pStyle w:val="Normal"/>
        <w:numPr>
          <w:ilvl w:val="0"/>
          <w:numId w:val="6"/>
        </w:numPr>
        <w:bidi w:val="0"/>
        <w:jc w:val="both"/>
        <w:rPr/>
      </w:pPr>
      <w:r>
        <w:rPr>
          <w:sz w:val="20"/>
          <w:szCs w:val="20"/>
        </w:rPr>
        <w:t>Vorabinformation</w:t>
      </w:r>
    </w:p>
    <w:p>
      <w:pPr>
        <w:pStyle w:val="Normal"/>
        <w:bidi w:val="0"/>
        <w:jc w:val="both"/>
        <w:rPr>
          <w:rFonts w:ascii="Arial" w:hAnsi="Arial"/>
          <w:sz w:val="20"/>
          <w:szCs w:val="20"/>
        </w:rPr>
      </w:pPr>
      <w:r>
        <w:rPr>
          <w:sz w:val="20"/>
          <w:szCs w:val="20"/>
        </w:rPr>
      </w:r>
    </w:p>
    <w:p>
      <w:pPr>
        <w:pStyle w:val="Normal"/>
        <w:numPr>
          <w:ilvl w:val="0"/>
          <w:numId w:val="0"/>
        </w:numPr>
        <w:bidi w:val="0"/>
        <w:ind w:hanging="0" w:left="720"/>
        <w:jc w:val="both"/>
        <w:rPr>
          <w:rFonts w:ascii="Arial" w:hAnsi="Arial"/>
          <w:sz w:val="20"/>
          <w:szCs w:val="20"/>
        </w:rPr>
      </w:pPr>
      <w:r>
        <w:rPr>
          <w:sz w:val="20"/>
          <w:szCs w:val="20"/>
        </w:rPr>
      </w:r>
    </w:p>
    <w:p>
      <w:pPr>
        <w:pStyle w:val="Normal"/>
        <w:numPr>
          <w:ilvl w:val="0"/>
          <w:numId w:val="0"/>
        </w:numPr>
        <w:bidi w:val="0"/>
        <w:ind w:hanging="0" w:left="0"/>
        <w:jc w:val="both"/>
        <w:rPr/>
      </w:pPr>
      <w:r>
        <w:rPr>
          <w:sz w:val="20"/>
          <w:szCs w:val="20"/>
        </w:rPr>
        <w:t xml:space="preserve">In den Modulen </w:t>
      </w:r>
      <w:r>
        <w:rPr>
          <w:b/>
          <w:bCs/>
          <w:sz w:val="20"/>
          <w:szCs w:val="20"/>
        </w:rPr>
        <w:t>Beitragszahlungen</w:t>
      </w:r>
      <w:r>
        <w:rPr>
          <w:sz w:val="20"/>
          <w:szCs w:val="20"/>
        </w:rPr>
        <w:t xml:space="preserve"> und </w:t>
      </w:r>
      <w:r>
        <w:rPr>
          <w:b/>
          <w:bCs/>
          <w:sz w:val="20"/>
          <w:szCs w:val="20"/>
        </w:rPr>
        <w:t>Rechnungsdaten bearbeiten</w:t>
      </w:r>
      <w:r>
        <w:rPr>
          <w:b w:val="false"/>
          <w:bCs w:val="false"/>
          <w:sz w:val="20"/>
          <w:szCs w:val="20"/>
        </w:rPr>
        <w:t xml:space="preserve"> werden nur Daten angezeigt, wenn das Profilfeld </w:t>
      </w:r>
      <w:r>
        <w:rPr>
          <w:b/>
          <w:bCs/>
          <w:sz w:val="20"/>
          <w:szCs w:val="20"/>
        </w:rPr>
        <w:t>Beitrag</w:t>
      </w:r>
      <w:r>
        <w:rPr>
          <w:b w:val="false"/>
          <w:bCs w:val="false"/>
          <w:sz w:val="20"/>
          <w:szCs w:val="20"/>
        </w:rPr>
        <w:t xml:space="preserve"> NICHT LEER ist.</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bidi w:val="0"/>
        <w:ind w:hanging="0" w:left="0"/>
        <w:jc w:val="both"/>
        <w:rPr/>
      </w:pPr>
      <w:r>
        <w:rPr>
          <w:sz w:val="20"/>
          <w:szCs w:val="20"/>
        </w:rPr>
        <w:t xml:space="preserve">Um dies zu testen, rufen wir das Profil eines Mitglieds auf und tragen unter </w:t>
      </w:r>
      <w:r>
        <w:rPr>
          <w:b/>
          <w:bCs/>
          <w:sz w:val="20"/>
          <w:szCs w:val="20"/>
        </w:rPr>
        <w:t>Beitrag</w:t>
      </w:r>
      <w:r>
        <w:rPr>
          <w:sz w:val="20"/>
          <w:szCs w:val="20"/>
        </w:rPr>
        <w:t xml:space="preserve"> die Zahl 99 ein.</w:t>
      </w:r>
    </w:p>
    <w:p>
      <w:pPr>
        <w:pStyle w:val="Normal"/>
        <w:numPr>
          <w:ilvl w:val="0"/>
          <w:numId w:val="0"/>
        </w:numPr>
        <w:bidi w:val="0"/>
        <w:ind w:hanging="0" w:left="0"/>
        <w:jc w:val="left"/>
        <w:rPr>
          <w:rFonts w:ascii="Arial" w:hAnsi="Arial"/>
          <w:sz w:val="20"/>
          <w:szCs w:val="20"/>
        </w:rPr>
      </w:pPr>
      <w:r>
        <w:rPr>
          <w:sz w:val="20"/>
          <w:szCs w:val="20"/>
        </w:rPr>
      </w:r>
    </w:p>
    <w:p>
      <w:pPr>
        <w:pStyle w:val="Normal"/>
        <w:numPr>
          <w:ilvl w:val="0"/>
          <w:numId w:val="0"/>
        </w:numPr>
        <w:bidi w:val="0"/>
        <w:ind w:hanging="0" w:left="0"/>
        <w:jc w:val="center"/>
        <w:rPr>
          <w:b/>
          <w:bCs/>
          <w:sz w:val="20"/>
          <w:szCs w:val="20"/>
        </w:rPr>
      </w:pPr>
      <w:r>
        <w:rPr>
          <w:b/>
          <w:bCs/>
          <w:sz w:val="20"/>
          <w:szCs w:val="20"/>
        </w:rPr>
        <w:t>Hinweis</w:t>
      </w:r>
    </w:p>
    <w:p>
      <w:pPr>
        <w:pStyle w:val="Normal"/>
        <w:numPr>
          <w:ilvl w:val="0"/>
          <w:numId w:val="0"/>
        </w:numPr>
        <w:bidi w:val="0"/>
        <w:ind w:hanging="0" w:left="0"/>
        <w:jc w:val="center"/>
        <w:rPr>
          <w:rFonts w:ascii="Arial" w:hAnsi="Arial"/>
        </w:rPr>
      </w:pPr>
      <w:r>
        <w:rPr/>
      </w:r>
    </w:p>
    <w:p>
      <w:pPr>
        <w:pStyle w:val="Normal"/>
        <w:numPr>
          <w:ilvl w:val="0"/>
          <w:numId w:val="0"/>
        </w:numPr>
        <w:bidi w:val="0"/>
        <w:ind w:hanging="0" w:left="0"/>
        <w:jc w:val="center"/>
        <w:rPr>
          <w:i/>
          <w:i/>
          <w:iCs/>
        </w:rPr>
      </w:pPr>
      <w:r>
        <w:rPr>
          <w:i/>
          <w:iCs/>
          <w:sz w:val="20"/>
          <w:szCs w:val="20"/>
        </w:rPr>
        <w:t>In der Übersicht wird jetzt bei Gesamtsumme die Zahl 99 angezeigt.</w:t>
      </w:r>
    </w:p>
    <w:p>
      <w:pPr>
        <w:pStyle w:val="Normal"/>
        <w:numPr>
          <w:ilvl w:val="0"/>
          <w:numId w:val="0"/>
        </w:numPr>
        <w:bidi w:val="0"/>
        <w:ind w:hanging="0" w:left="0"/>
        <w:jc w:val="center"/>
        <w:rPr>
          <w:rFonts w:ascii="Arial" w:hAnsi="Arial"/>
        </w:rPr>
      </w:pPr>
      <w:r>
        <w:rPr/>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left"/>
        <w:rPr>
          <w:rFonts w:ascii="Arial" w:hAnsi="Arial"/>
        </w:rPr>
      </w:pPr>
      <w:r>
        <w:rPr/>
        <w:drawing>
          <wp:anchor behindDoc="0" distT="0" distB="0" distL="0" distR="0" simplePos="0" locked="0" layoutInCell="0" allowOverlap="1" relativeHeight="4">
            <wp:simplePos x="0" y="0"/>
            <wp:positionH relativeFrom="column">
              <wp:posOffset>-41275</wp:posOffset>
            </wp:positionH>
            <wp:positionV relativeFrom="paragraph">
              <wp:posOffset>635</wp:posOffset>
            </wp:positionV>
            <wp:extent cx="3239770" cy="457200"/>
            <wp:effectExtent l="0" t="0" r="0" b="0"/>
            <wp:wrapTopAndBottom/>
            <wp:docPr id="6"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3" descr=""/>
                    <pic:cNvPicPr>
                      <a:picLocks noChangeAspect="1" noChangeArrowheads="1"/>
                    </pic:cNvPicPr>
                  </pic:nvPicPr>
                  <pic:blipFill>
                    <a:blip r:embed="rId9"/>
                    <a:stretch>
                      <a:fillRect/>
                    </a:stretch>
                  </pic:blipFill>
                  <pic:spPr bwMode="auto">
                    <a:xfrm>
                      <a:off x="0" y="0"/>
                      <a:ext cx="3239770" cy="457200"/>
                    </a:xfrm>
                    <a:prstGeom prst="rect">
                      <a:avLst/>
                    </a:prstGeom>
                  </pic:spPr>
                </pic:pic>
              </a:graphicData>
            </a:graphic>
          </wp:anchor>
        </w:drawing>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both"/>
        <w:rPr/>
      </w:pPr>
      <w:r>
        <w:rPr>
          <w:sz w:val="20"/>
          <w:szCs w:val="20"/>
        </w:rPr>
        <w:t xml:space="preserve">Wenn wir jetzt das Modul </w:t>
      </w:r>
      <w:r>
        <w:rPr>
          <w:b/>
          <w:bCs/>
          <w:sz w:val="20"/>
          <w:szCs w:val="20"/>
        </w:rPr>
        <w:t>Beitragszahlungen</w:t>
      </w:r>
      <w:r>
        <w:rPr>
          <w:sz w:val="20"/>
          <w:szCs w:val="20"/>
        </w:rPr>
        <w:t xml:space="preserve"> (</w:t>
      </w:r>
      <w:r>
        <w:rPr>
          <w:i/>
          <w:iCs/>
          <w:sz w:val="20"/>
          <w:szCs w:val="20"/>
        </w:rPr>
        <w:t>→ Beiträge – Beitragszahlungen – Beitragszahlungen bear</w:t>
        <w:softHyphen/>
        <w:t>beiten</w:t>
      </w:r>
      <w:r>
        <w:rPr>
          <w:sz w:val="20"/>
          <w:szCs w:val="20"/>
        </w:rPr>
        <w:t xml:space="preserve">) oder das Modul </w:t>
      </w:r>
      <w:r>
        <w:rPr>
          <w:b/>
          <w:bCs/>
          <w:sz w:val="20"/>
          <w:szCs w:val="20"/>
        </w:rPr>
        <w:t xml:space="preserve">Rechnung </w:t>
      </w:r>
      <w:r>
        <w:rPr>
          <w:b w:val="false"/>
          <w:bCs w:val="false"/>
          <w:sz w:val="20"/>
          <w:szCs w:val="20"/>
        </w:rPr>
        <w:t>(</w:t>
      </w:r>
      <w:r>
        <w:rPr>
          <w:b w:val="false"/>
          <w:bCs w:val="false"/>
          <w:i/>
          <w:iCs/>
          <w:sz w:val="20"/>
          <w:szCs w:val="20"/>
        </w:rPr>
        <w:t>→ Export – Rechnung – Rechnungsdaten bearbeiten</w:t>
      </w:r>
      <w:r>
        <w:rPr>
          <w:b w:val="false"/>
          <w:bCs w:val="false"/>
          <w:sz w:val="20"/>
          <w:szCs w:val="20"/>
        </w:rPr>
        <w:t xml:space="preserve">) </w:t>
      </w:r>
      <w:r>
        <w:rPr>
          <w:sz w:val="20"/>
          <w:szCs w:val="20"/>
        </w:rPr>
        <w:t>aufrufen, wird ge</w:t>
        <w:softHyphen/>
        <w:t>nau dieses eine Mitglied (bei dem die 99 € eingetragen wurden) angezeigt.</w:t>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left"/>
        <w:rPr>
          <w:rFonts w:ascii="Arial" w:hAnsi="Arial"/>
        </w:rPr>
      </w:pPr>
      <w:r>
        <w:rPr/>
        <w:drawing>
          <wp:anchor behindDoc="0" distT="0" distB="0" distL="0" distR="0" simplePos="0" locked="0" layoutInCell="0" allowOverlap="1" relativeHeight="5">
            <wp:simplePos x="0" y="0"/>
            <wp:positionH relativeFrom="column">
              <wp:posOffset>-17780</wp:posOffset>
            </wp:positionH>
            <wp:positionV relativeFrom="paragraph">
              <wp:posOffset>134620</wp:posOffset>
            </wp:positionV>
            <wp:extent cx="3239770" cy="864235"/>
            <wp:effectExtent l="0" t="0" r="0" b="0"/>
            <wp:wrapTopAndBottom/>
            <wp:docPr id="7"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4" descr=""/>
                    <pic:cNvPicPr>
                      <a:picLocks noChangeAspect="1" noChangeArrowheads="1"/>
                    </pic:cNvPicPr>
                  </pic:nvPicPr>
                  <pic:blipFill>
                    <a:blip r:embed="rId10"/>
                    <a:stretch>
                      <a:fillRect/>
                    </a:stretch>
                  </pic:blipFill>
                  <pic:spPr bwMode="auto">
                    <a:xfrm>
                      <a:off x="0" y="0"/>
                      <a:ext cx="3239770" cy="864235"/>
                    </a:xfrm>
                    <a:prstGeom prst="rect">
                      <a:avLst/>
                    </a:prstGeom>
                  </pic:spPr>
                </pic:pic>
              </a:graphicData>
            </a:graphic>
          </wp:anchor>
        </w:drawing>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left"/>
        <w:rPr>
          <w:rFonts w:ascii="Arial" w:hAnsi="Arial"/>
        </w:rPr>
      </w:pPr>
      <w:r>
        <w:rPr/>
        <w:drawing>
          <wp:anchor behindDoc="0" distT="0" distB="0" distL="0" distR="0" simplePos="0" locked="0" layoutInCell="0" allowOverlap="1" relativeHeight="6">
            <wp:simplePos x="0" y="0"/>
            <wp:positionH relativeFrom="column">
              <wp:posOffset>-28575</wp:posOffset>
            </wp:positionH>
            <wp:positionV relativeFrom="paragraph">
              <wp:posOffset>90170</wp:posOffset>
            </wp:positionV>
            <wp:extent cx="3239770" cy="845820"/>
            <wp:effectExtent l="0" t="0" r="0" b="0"/>
            <wp:wrapTopAndBottom/>
            <wp:docPr id="8"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5" descr=""/>
                    <pic:cNvPicPr>
                      <a:picLocks noChangeAspect="1" noChangeArrowheads="1"/>
                    </pic:cNvPicPr>
                  </pic:nvPicPr>
                  <pic:blipFill>
                    <a:blip r:embed="rId11"/>
                    <a:stretch>
                      <a:fillRect/>
                    </a:stretch>
                  </pic:blipFill>
                  <pic:spPr bwMode="auto">
                    <a:xfrm>
                      <a:off x="0" y="0"/>
                      <a:ext cx="3239770" cy="845820"/>
                    </a:xfrm>
                    <a:prstGeom prst="rect">
                      <a:avLst/>
                    </a:prstGeom>
                  </pic:spPr>
                </pic:pic>
              </a:graphicData>
            </a:graphic>
          </wp:anchor>
        </w:drawing>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both"/>
        <w:rPr>
          <w:rFonts w:ascii="Arial" w:hAnsi="Arial"/>
        </w:rPr>
      </w:pPr>
      <w:r>
        <w:rPr/>
      </w:r>
    </w:p>
    <w:p>
      <w:pPr>
        <w:pStyle w:val="Normal"/>
        <w:numPr>
          <w:ilvl w:val="0"/>
          <w:numId w:val="0"/>
        </w:numPr>
        <w:bidi w:val="0"/>
        <w:ind w:hanging="0" w:left="0"/>
        <w:jc w:val="both"/>
        <w:rPr>
          <w:b w:val="false"/>
          <w:bCs w:val="false"/>
          <w:sz w:val="20"/>
          <w:szCs w:val="20"/>
        </w:rPr>
      </w:pPr>
      <w:r>
        <w:rPr>
          <w:b w:val="false"/>
          <w:bCs w:val="false"/>
          <w:sz w:val="20"/>
          <w:szCs w:val="20"/>
        </w:rPr>
      </w:r>
    </w:p>
    <w:p>
      <w:pPr>
        <w:pStyle w:val="Normal"/>
        <w:numPr>
          <w:ilvl w:val="0"/>
          <w:numId w:val="0"/>
        </w:numPr>
        <w:bidi w:val="0"/>
        <w:ind w:hanging="0" w:left="0"/>
        <w:jc w:val="both"/>
        <w:rPr>
          <w:b w:val="false"/>
          <w:bCs w:val="false"/>
          <w:sz w:val="20"/>
          <w:szCs w:val="20"/>
        </w:rPr>
      </w:pPr>
      <w:r>
        <w:rPr>
          <w:b w:val="false"/>
          <w:bCs w:val="false"/>
          <w:sz w:val="20"/>
          <w:szCs w:val="20"/>
        </w:rPr>
      </w:r>
    </w:p>
    <w:p>
      <w:pPr>
        <w:pStyle w:val="Normal"/>
        <w:numPr>
          <w:ilvl w:val="0"/>
          <w:numId w:val="0"/>
        </w:numPr>
        <w:bidi w:val="0"/>
        <w:ind w:hanging="0" w:left="0"/>
        <w:jc w:val="both"/>
        <w:rPr/>
      </w:pPr>
      <w:r>
        <w:rPr>
          <w:b w:val="false"/>
          <w:bCs w:val="false"/>
          <w:sz w:val="20"/>
          <w:szCs w:val="20"/>
        </w:rPr>
        <w:t xml:space="preserve">Das Modul </w:t>
      </w:r>
      <w:r>
        <w:rPr>
          <w:b/>
          <w:bCs/>
          <w:sz w:val="20"/>
          <w:szCs w:val="20"/>
        </w:rPr>
        <w:t>Fälligkeitsdatum</w:t>
      </w:r>
      <w:r>
        <w:rPr>
          <w:b w:val="false"/>
          <w:bCs w:val="false"/>
          <w:sz w:val="20"/>
          <w:szCs w:val="20"/>
        </w:rPr>
        <w:t xml:space="preserve"> benötigt als Mindestvoraussetzungen für eine Anzeige:</w:t>
      </w:r>
    </w:p>
    <w:p>
      <w:pPr>
        <w:pStyle w:val="Normal"/>
        <w:numPr>
          <w:ilvl w:val="0"/>
          <w:numId w:val="9"/>
        </w:numPr>
        <w:bidi w:val="0"/>
        <w:jc w:val="both"/>
        <w:rPr/>
      </w:pPr>
      <w:r>
        <w:rPr>
          <w:b w:val="false"/>
          <w:bCs w:val="false"/>
          <w:sz w:val="20"/>
          <w:szCs w:val="20"/>
        </w:rPr>
        <w:t>Beitrag</w:t>
      </w:r>
    </w:p>
    <w:p>
      <w:pPr>
        <w:pStyle w:val="Normal"/>
        <w:numPr>
          <w:ilvl w:val="0"/>
          <w:numId w:val="7"/>
        </w:numPr>
        <w:bidi w:val="0"/>
        <w:jc w:val="both"/>
        <w:rPr/>
      </w:pPr>
      <w:r>
        <w:rPr>
          <w:b w:val="false"/>
          <w:bCs w:val="false"/>
          <w:sz w:val="20"/>
          <w:szCs w:val="20"/>
        </w:rPr>
        <w:t>Mandatsreferenz</w:t>
      </w:r>
    </w:p>
    <w:p>
      <w:pPr>
        <w:pStyle w:val="Normal"/>
        <w:numPr>
          <w:ilvl w:val="0"/>
          <w:numId w:val="7"/>
        </w:numPr>
        <w:bidi w:val="0"/>
        <w:jc w:val="both"/>
        <w:rPr/>
      </w:pPr>
      <w:r>
        <w:rPr>
          <w:b w:val="false"/>
          <w:bCs w:val="false"/>
          <w:sz w:val="20"/>
          <w:szCs w:val="20"/>
        </w:rPr>
        <w:t>Mandatsdatum</w:t>
      </w:r>
    </w:p>
    <w:p>
      <w:pPr>
        <w:pStyle w:val="Normal"/>
        <w:numPr>
          <w:ilvl w:val="0"/>
          <w:numId w:val="7"/>
        </w:numPr>
        <w:bidi w:val="0"/>
        <w:jc w:val="both"/>
        <w:rPr/>
      </w:pPr>
      <w:r>
        <w:rPr>
          <w:b w:val="false"/>
          <w:bCs w:val="false"/>
          <w:sz w:val="20"/>
          <w:szCs w:val="20"/>
        </w:rPr>
        <w:t xml:space="preserve">IBAN </w:t>
      </w:r>
    </w:p>
    <w:p>
      <w:pPr>
        <w:pStyle w:val="Normal"/>
        <w:numPr>
          <w:ilvl w:val="0"/>
          <w:numId w:val="7"/>
        </w:numPr>
        <w:bidi w:val="0"/>
        <w:jc w:val="both"/>
        <w:rPr/>
      </w:pPr>
      <w:r>
        <w:rPr>
          <w:b w:val="false"/>
          <w:bCs w:val="false"/>
          <w:sz w:val="20"/>
          <w:szCs w:val="20"/>
        </w:rPr>
        <w:t>und: das Bezahlt-Datum muss leer sein</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bidi w:val="0"/>
        <w:ind w:hanging="0" w:left="0"/>
        <w:jc w:val="both"/>
        <w:rPr/>
      </w:pPr>
      <w:r>
        <w:rPr>
          <w:b w:val="false"/>
          <w:bCs w:val="false"/>
          <w:sz w:val="20"/>
          <w:szCs w:val="20"/>
        </w:rPr>
        <w:t>Im nächsten Schritt öffnen wir deshalb wieder das Profil des Mitglieds (bei dem die 99 € eingetragen wurden) und tragen Werte ein unter Mandatsreferenz, Mandatsdatum und IBAN.</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bidi w:val="0"/>
        <w:ind w:hanging="0" w:left="0"/>
        <w:jc w:val="both"/>
        <w:rPr/>
      </w:pPr>
      <w:r>
        <w:rPr>
          <w:sz w:val="20"/>
          <w:szCs w:val="20"/>
        </w:rPr>
        <w:t xml:space="preserve">Anschließend öffnen wir das Modul </w:t>
      </w:r>
      <w:r>
        <w:rPr>
          <w:b/>
          <w:bCs/>
          <w:sz w:val="20"/>
          <w:szCs w:val="20"/>
        </w:rPr>
        <w:t>Fälligkeitsdatum</w:t>
      </w:r>
      <w:r>
        <w:rPr>
          <w:sz w:val="20"/>
          <w:szCs w:val="20"/>
        </w:rPr>
        <w:t xml:space="preserve"> (</w:t>
      </w:r>
      <w:r>
        <w:rPr>
          <w:i/>
          <w:iCs/>
          <w:sz w:val="20"/>
          <w:szCs w:val="20"/>
        </w:rPr>
        <w:t>→ Export  - SEPA - Fälligkeitsdatum)</w:t>
      </w:r>
      <w:r>
        <w:rPr>
          <w:sz w:val="20"/>
          <w:szCs w:val="20"/>
        </w:rPr>
        <w:t>. Da alle Voraus</w:t>
        <w:softHyphen/>
        <w:t>setzungen gegeben sind, sollte auch hier das betreffende Mitglied angezeigt werden.</w:t>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left"/>
        <w:rPr>
          <w:i/>
          <w:i/>
          <w:iCs/>
        </w:rPr>
      </w:pPr>
      <w:r>
        <w:rPr>
          <w:i/>
          <w:iCs/>
        </w:rPr>
        <w:drawing>
          <wp:anchor behindDoc="0" distT="0" distB="0" distL="0" distR="0" simplePos="0" locked="0" layoutInCell="0" allowOverlap="1" relativeHeight="7">
            <wp:simplePos x="0" y="0"/>
            <wp:positionH relativeFrom="column">
              <wp:posOffset>28575</wp:posOffset>
            </wp:positionH>
            <wp:positionV relativeFrom="paragraph">
              <wp:posOffset>68580</wp:posOffset>
            </wp:positionV>
            <wp:extent cx="3239770" cy="921385"/>
            <wp:effectExtent l="0" t="0" r="0" b="0"/>
            <wp:wrapTopAndBottom/>
            <wp:docPr id="9"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6" descr=""/>
                    <pic:cNvPicPr>
                      <a:picLocks noChangeAspect="1" noChangeArrowheads="1"/>
                    </pic:cNvPicPr>
                  </pic:nvPicPr>
                  <pic:blipFill>
                    <a:blip r:embed="rId12"/>
                    <a:stretch>
                      <a:fillRect/>
                    </a:stretch>
                  </pic:blipFill>
                  <pic:spPr bwMode="auto">
                    <a:xfrm>
                      <a:off x="0" y="0"/>
                      <a:ext cx="3239770" cy="921385"/>
                    </a:xfrm>
                    <a:prstGeom prst="rect">
                      <a:avLst/>
                    </a:prstGeom>
                  </pic:spPr>
                </pic:pic>
              </a:graphicData>
            </a:graphic>
          </wp:anchor>
        </w:drawing>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both"/>
        <w:rPr/>
      </w:pPr>
      <w:r>
        <w:rPr>
          <w:sz w:val="20"/>
          <w:szCs w:val="20"/>
        </w:rPr>
        <w:t>Jetzt die Checkbox in der ersten Spalte anklicken. In der Spalte Fälligkeitsdatum wird das aktuelle Datum eingetragen.</w:t>
      </w:r>
    </w:p>
    <w:p>
      <w:pPr>
        <w:pStyle w:val="Normal"/>
        <w:numPr>
          <w:ilvl w:val="0"/>
          <w:numId w:val="0"/>
        </w:numPr>
        <w:bidi w:val="0"/>
        <w:ind w:hanging="0" w:left="0"/>
        <w:jc w:val="left"/>
        <w:rPr>
          <w:rFonts w:ascii="Arial" w:hAnsi="Arial"/>
          <w:sz w:val="20"/>
          <w:szCs w:val="20"/>
        </w:rPr>
      </w:pPr>
      <w:r>
        <w:rPr>
          <w:sz w:val="20"/>
          <w:szCs w:val="20"/>
        </w:rPr>
      </w:r>
    </w:p>
    <w:p>
      <w:pPr>
        <w:pStyle w:val="Normal"/>
        <w:numPr>
          <w:ilvl w:val="0"/>
          <w:numId w:val="0"/>
        </w:numPr>
        <w:bidi w:val="0"/>
        <w:ind w:hanging="0" w:left="0"/>
        <w:jc w:val="left"/>
        <w:rPr>
          <w:rFonts w:ascii="Arial" w:hAnsi="Arial"/>
        </w:rPr>
      </w:pPr>
      <w:r>
        <w:rPr/>
        <w:drawing>
          <wp:anchor behindDoc="0" distT="0" distB="0" distL="0" distR="0" simplePos="0" locked="0" layoutInCell="0" allowOverlap="1" relativeHeight="8">
            <wp:simplePos x="0" y="0"/>
            <wp:positionH relativeFrom="column">
              <wp:posOffset>-14605</wp:posOffset>
            </wp:positionH>
            <wp:positionV relativeFrom="paragraph">
              <wp:posOffset>36195</wp:posOffset>
            </wp:positionV>
            <wp:extent cx="3239770" cy="932180"/>
            <wp:effectExtent l="0" t="0" r="0" b="0"/>
            <wp:wrapTopAndBottom/>
            <wp:docPr id="10"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7" descr=""/>
                    <pic:cNvPicPr>
                      <a:picLocks noChangeAspect="1" noChangeArrowheads="1"/>
                    </pic:cNvPicPr>
                  </pic:nvPicPr>
                  <pic:blipFill>
                    <a:blip r:embed="rId13"/>
                    <a:stretch>
                      <a:fillRect/>
                    </a:stretch>
                  </pic:blipFill>
                  <pic:spPr bwMode="auto">
                    <a:xfrm>
                      <a:off x="0" y="0"/>
                      <a:ext cx="3239770" cy="932180"/>
                    </a:xfrm>
                    <a:prstGeom prst="rect">
                      <a:avLst/>
                    </a:prstGeom>
                  </pic:spPr>
                </pic:pic>
              </a:graphicData>
            </a:graphic>
          </wp:anchor>
        </w:drawing>
      </w:r>
    </w:p>
    <w:p>
      <w:pPr>
        <w:pStyle w:val="Normal"/>
        <w:numPr>
          <w:ilvl w:val="0"/>
          <w:numId w:val="0"/>
        </w:numPr>
        <w:bidi w:val="0"/>
        <w:ind w:hanging="0" w:left="0"/>
        <w:jc w:val="both"/>
        <w:rPr/>
      </w:pPr>
      <w:r>
        <w:rPr>
          <w:sz w:val="20"/>
          <w:szCs w:val="20"/>
        </w:rPr>
        <w:t xml:space="preserve">Wir gehen über den Button </w:t>
      </w:r>
      <w:r>
        <w:rPr>
          <w:b/>
          <w:bCs/>
          <w:sz w:val="20"/>
          <w:szCs w:val="20"/>
        </w:rPr>
        <w:t>Zurück</w:t>
      </w:r>
      <w:r>
        <w:rPr>
          <w:sz w:val="20"/>
          <w:szCs w:val="20"/>
        </w:rPr>
        <w:t xml:space="preserve"> einen Schritt zurück.</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bidi w:val="0"/>
        <w:ind w:hanging="0" w:left="0"/>
        <w:jc w:val="both"/>
        <w:rPr/>
      </w:pPr>
      <w:r>
        <w:rPr>
          <w:sz w:val="20"/>
          <w:szCs w:val="20"/>
        </w:rPr>
        <w:t xml:space="preserve">Jetzt sollte unter </w:t>
      </w:r>
      <w:r>
        <w:rPr>
          <w:i/>
          <w:iCs/>
          <w:sz w:val="20"/>
          <w:szCs w:val="20"/>
        </w:rPr>
        <w:t>→ Export – SEPA - Fälligkeitsdatum/Sequenztyp</w:t>
      </w:r>
      <w:r>
        <w:rPr>
          <w:sz w:val="20"/>
          <w:szCs w:val="20"/>
        </w:rPr>
        <w:t xml:space="preserve"> eine neue Zeile mit Checkboxen erschei</w:t>
        <w:softHyphen/>
        <w:t>nen.</w:t>
      </w:r>
    </w:p>
    <w:p>
      <w:pPr>
        <w:pStyle w:val="Normal"/>
        <w:numPr>
          <w:ilvl w:val="0"/>
          <w:numId w:val="0"/>
        </w:numPr>
        <w:bidi w:val="0"/>
        <w:ind w:hanging="0" w:left="0"/>
        <w:jc w:val="left"/>
        <w:rPr>
          <w:rFonts w:ascii="Arial" w:hAnsi="Arial"/>
          <w:sz w:val="20"/>
          <w:szCs w:val="20"/>
        </w:rPr>
      </w:pPr>
      <w:r>
        <w:rPr>
          <w:sz w:val="20"/>
          <w:szCs w:val="20"/>
        </w:rPr>
      </w:r>
    </w:p>
    <w:p>
      <w:pPr>
        <w:pStyle w:val="Normal"/>
        <w:numPr>
          <w:ilvl w:val="0"/>
          <w:numId w:val="0"/>
        </w:numPr>
        <w:bidi w:val="0"/>
        <w:ind w:hanging="0" w:left="0"/>
        <w:jc w:val="left"/>
        <w:rPr>
          <w:rFonts w:ascii="Arial" w:hAnsi="Arial"/>
        </w:rPr>
      </w:pPr>
      <w:r>
        <w:rPr/>
        <w:drawing>
          <wp:anchor behindDoc="0" distT="0" distB="0" distL="0" distR="0" simplePos="0" locked="0" layoutInCell="0" allowOverlap="1" relativeHeight="9">
            <wp:simplePos x="0" y="0"/>
            <wp:positionH relativeFrom="column">
              <wp:posOffset>17780</wp:posOffset>
            </wp:positionH>
            <wp:positionV relativeFrom="paragraph">
              <wp:posOffset>68580</wp:posOffset>
            </wp:positionV>
            <wp:extent cx="3239770" cy="2322195"/>
            <wp:effectExtent l="0" t="0" r="0" b="0"/>
            <wp:wrapTopAndBottom/>
            <wp:docPr id="11"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8" descr=""/>
                    <pic:cNvPicPr>
                      <a:picLocks noChangeAspect="1" noChangeArrowheads="1"/>
                    </pic:cNvPicPr>
                  </pic:nvPicPr>
                  <pic:blipFill>
                    <a:blip r:embed="rId14"/>
                    <a:stretch>
                      <a:fillRect/>
                    </a:stretch>
                  </pic:blipFill>
                  <pic:spPr bwMode="auto">
                    <a:xfrm>
                      <a:off x="0" y="0"/>
                      <a:ext cx="3239770" cy="2322195"/>
                    </a:xfrm>
                    <a:prstGeom prst="rect">
                      <a:avLst/>
                    </a:prstGeom>
                  </pic:spPr>
                </pic:pic>
              </a:graphicData>
            </a:graphic>
          </wp:anchor>
        </w:drawing>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both"/>
        <w:rPr/>
      </w:pPr>
      <w:r>
        <w:rPr>
          <w:sz w:val="20"/>
          <w:szCs w:val="20"/>
        </w:rPr>
        <w:t>Wir klicken FRST an und wählen zuerst XML-Datei und anschließend Kontrolldatei. Damit haben wir unsere ersten Export-Dateien erstellt. Die Kontrolldatei beinhaltet dieselben Daten wie die XML-Datei, nur aufberei</w:t>
        <w:softHyphen/>
        <w:t>tet um besser lesbar zu sein.</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bidi w:val="0"/>
        <w:ind w:hanging="0" w:left="0"/>
        <w:jc w:val="left"/>
        <w:rPr>
          <w:sz w:val="20"/>
          <w:szCs w:val="20"/>
        </w:rPr>
      </w:pPr>
      <w:r>
        <w:rPr>
          <w:sz w:val="20"/>
          <w:szCs w:val="20"/>
        </w:rPr>
        <w:t>Damit wären die wichtigsten Ansichten einmal durchgetestet.</w:t>
      </w:r>
    </w:p>
    <w:p>
      <w:pPr>
        <w:pStyle w:val="Heading3"/>
        <w:numPr>
          <w:ilvl w:val="2"/>
          <w:numId w:val="2"/>
        </w:numPr>
        <w:rPr/>
      </w:pPr>
      <w:bookmarkStart w:id="13" w:name="__RefHeading___Toc18801_986433141"/>
      <w:bookmarkEnd w:id="13"/>
      <w:r>
        <w:rPr/>
        <w:t>Beitragsberechnung</w:t>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both"/>
        <w:rPr/>
      </w:pPr>
      <w:r>
        <w:rPr>
          <w:sz w:val="20"/>
          <w:szCs w:val="20"/>
        </w:rPr>
        <w:t>Zuerst  werden alle Daten, die im vorhergehenden Abschnitt bei einem Mitglied eingetragen wurden (Beitrag, Mandatsreferenz, Mandatsdatum, Fälligkeitsdatum usw.) wieder gelöscht.</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bidi w:val="0"/>
        <w:ind w:hanging="0" w:left="0"/>
        <w:jc w:val="both"/>
        <w:rPr/>
      </w:pPr>
      <w:r>
        <w:rPr>
          <w:sz w:val="20"/>
          <w:szCs w:val="20"/>
        </w:rPr>
        <w:t xml:space="preserve">Um die Beitragsberechnung zu testen, erstellen wird zuerst ein Rolle und tragen bei Beitrag </w:t>
      </w:r>
      <w:r>
        <w:rPr>
          <w:b/>
          <w:bCs/>
          <w:sz w:val="20"/>
          <w:szCs w:val="20"/>
        </w:rPr>
        <w:t>99</w:t>
      </w:r>
      <w:r>
        <w:rPr>
          <w:sz w:val="20"/>
          <w:szCs w:val="20"/>
        </w:rPr>
        <w:t xml:space="preserve"> und bei Bei</w:t>
        <w:softHyphen/>
        <w:t xml:space="preserve">tragszeitraum </w:t>
      </w:r>
      <w:r>
        <w:rPr>
          <w:b/>
          <w:bCs/>
          <w:sz w:val="20"/>
          <w:szCs w:val="20"/>
        </w:rPr>
        <w:t>jährlich</w:t>
      </w:r>
      <w:r>
        <w:rPr>
          <w:sz w:val="20"/>
          <w:szCs w:val="20"/>
        </w:rPr>
        <w:t>.</w:t>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left"/>
        <w:rPr>
          <w:rFonts w:ascii="Arial" w:hAnsi="Arial"/>
        </w:rPr>
      </w:pPr>
      <w:r>
        <w:rPr/>
        <w:drawing>
          <wp:anchor behindDoc="0" distT="0" distB="0" distL="0" distR="0" simplePos="0" locked="0" layoutInCell="0" allowOverlap="1" relativeHeight="10">
            <wp:simplePos x="0" y="0"/>
            <wp:positionH relativeFrom="column">
              <wp:posOffset>6985</wp:posOffset>
            </wp:positionH>
            <wp:positionV relativeFrom="paragraph">
              <wp:posOffset>36195</wp:posOffset>
            </wp:positionV>
            <wp:extent cx="3239770" cy="316865"/>
            <wp:effectExtent l="0" t="0" r="0" b="0"/>
            <wp:wrapTopAndBottom/>
            <wp:docPr id="12"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0" descr=""/>
                    <pic:cNvPicPr>
                      <a:picLocks noChangeAspect="1" noChangeArrowheads="1"/>
                    </pic:cNvPicPr>
                  </pic:nvPicPr>
                  <pic:blipFill>
                    <a:blip r:embed="rId15"/>
                    <a:stretch>
                      <a:fillRect/>
                    </a:stretch>
                  </pic:blipFill>
                  <pic:spPr bwMode="auto">
                    <a:xfrm>
                      <a:off x="0" y="0"/>
                      <a:ext cx="3239770" cy="316865"/>
                    </a:xfrm>
                    <a:prstGeom prst="rect">
                      <a:avLst/>
                    </a:prstGeom>
                  </pic:spPr>
                </pic:pic>
              </a:graphicData>
            </a:graphic>
          </wp:anchor>
        </w:drawing>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both"/>
        <w:rPr/>
      </w:pPr>
      <w:r>
        <w:rPr>
          <w:sz w:val="20"/>
          <w:szCs w:val="20"/>
        </w:rPr>
        <w:t>Anschließend nehmen wir ein Mitglied in diese Rolle auf und führen eine Beitragsberechnung durch (</w:t>
      </w:r>
      <w:r>
        <w:rPr>
          <w:i/>
          <w:iCs/>
          <w:sz w:val="20"/>
          <w:szCs w:val="20"/>
        </w:rPr>
        <w:t>→ Bei</w:t>
        <w:softHyphen/>
        <w:t>träge – Neuberechnung – Neuberechnung</w:t>
      </w:r>
      <w:r>
        <w:rPr>
          <w:sz w:val="20"/>
          <w:szCs w:val="20"/>
        </w:rPr>
        <w:t>).</w:t>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left"/>
        <w:rPr>
          <w:rFonts w:ascii="Arial" w:hAnsi="Arial"/>
        </w:rPr>
      </w:pPr>
      <w:r>
        <w:rPr/>
        <w:drawing>
          <wp:anchor behindDoc="0" distT="0" distB="0" distL="0" distR="0" simplePos="0" locked="0" layoutInCell="0" allowOverlap="1" relativeHeight="11">
            <wp:simplePos x="0" y="0"/>
            <wp:positionH relativeFrom="column">
              <wp:posOffset>0</wp:posOffset>
            </wp:positionH>
            <wp:positionV relativeFrom="paragraph">
              <wp:posOffset>104140</wp:posOffset>
            </wp:positionV>
            <wp:extent cx="3239770" cy="662305"/>
            <wp:effectExtent l="0" t="0" r="0" b="0"/>
            <wp:wrapTopAndBottom/>
            <wp:docPr id="13"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11" descr=""/>
                    <pic:cNvPicPr>
                      <a:picLocks noChangeAspect="1" noChangeArrowheads="1"/>
                    </pic:cNvPicPr>
                  </pic:nvPicPr>
                  <pic:blipFill>
                    <a:blip r:embed="rId16"/>
                    <a:stretch>
                      <a:fillRect/>
                    </a:stretch>
                  </pic:blipFill>
                  <pic:spPr bwMode="auto">
                    <a:xfrm>
                      <a:off x="0" y="0"/>
                      <a:ext cx="3239770" cy="662305"/>
                    </a:xfrm>
                    <a:prstGeom prst="rect">
                      <a:avLst/>
                    </a:prstGeom>
                  </pic:spPr>
                </pic:pic>
              </a:graphicData>
            </a:graphic>
          </wp:anchor>
        </w:drawing>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both"/>
        <w:rPr/>
      </w:pPr>
      <w:r>
        <w:rPr>
          <w:sz w:val="20"/>
          <w:szCs w:val="20"/>
        </w:rPr>
        <w:t xml:space="preserve">Wenn im Modul </w:t>
      </w:r>
      <w:r>
        <w:rPr>
          <w:b/>
          <w:bCs/>
          <w:sz w:val="20"/>
          <w:szCs w:val="20"/>
        </w:rPr>
        <w:t>Beitragszahlungen</w:t>
      </w:r>
      <w:r>
        <w:rPr>
          <w:sz w:val="20"/>
          <w:szCs w:val="20"/>
        </w:rPr>
        <w:t xml:space="preserve"> (</w:t>
      </w:r>
      <w:r>
        <w:rPr>
          <w:i/>
          <w:iCs/>
          <w:sz w:val="20"/>
          <w:szCs w:val="20"/>
        </w:rPr>
        <w:t>→ Beiträge – Beitragszahlungen – Beitragszahlungen bearbeiten</w:t>
      </w:r>
      <w:r>
        <w:rPr>
          <w:sz w:val="20"/>
          <w:szCs w:val="20"/>
        </w:rPr>
        <w:t>) der jetzt errechnete Beitrag richtig angezeigt wird sind alle Grundfunktionen erfolgreich getestet und funktionie</w:t>
        <w:softHyphen/>
        <w:t xml:space="preserve">ren. </w:t>
      </w:r>
    </w:p>
    <w:p>
      <w:pPr>
        <w:pStyle w:val="Normal"/>
        <w:numPr>
          <w:ilvl w:val="0"/>
          <w:numId w:val="0"/>
        </w:numPr>
        <w:bidi w:val="0"/>
        <w:ind w:hanging="0" w:left="0"/>
        <w:jc w:val="both"/>
        <w:rPr>
          <w:sz w:val="20"/>
          <w:szCs w:val="20"/>
        </w:rPr>
      </w:pPr>
      <w:r>
        <w:rPr>
          <w:sz w:val="20"/>
          <w:szCs w:val="20"/>
        </w:rPr>
      </w:r>
    </w:p>
    <w:p>
      <w:pPr>
        <w:pStyle w:val="Normal"/>
        <w:numPr>
          <w:ilvl w:val="0"/>
          <w:numId w:val="0"/>
        </w:numPr>
        <w:bidi w:val="0"/>
        <w:ind w:hanging="0" w:left="0"/>
        <w:jc w:val="both"/>
        <w:rPr/>
      </w:pPr>
      <w:r>
        <w:rPr>
          <w:sz w:val="20"/>
          <w:szCs w:val="20"/>
        </w:rPr>
        <w:t xml:space="preserve">Die erstellte Testrolle kann jetzt wieder gelöscht werden. Der berechnete Beitrag wird über </w:t>
      </w:r>
      <w:r>
        <w:rPr>
          <w:i/>
          <w:iCs/>
          <w:sz w:val="20"/>
          <w:szCs w:val="20"/>
        </w:rPr>
        <w:t>→ Beiträge - Lö</w:t>
        <w:softHyphen/>
        <w:t>schen – Löschen – Alles löschen</w:t>
      </w:r>
      <w:r>
        <w:rPr>
          <w:sz w:val="20"/>
          <w:szCs w:val="20"/>
        </w:rPr>
        <w:t xml:space="preserve"> wieder entfernt.</w:t>
      </w:r>
    </w:p>
    <w:p>
      <w:pPr>
        <w:pStyle w:val="Normal"/>
        <w:numPr>
          <w:ilvl w:val="0"/>
          <w:numId w:val="0"/>
        </w:numPr>
        <w:bidi w:val="0"/>
        <w:ind w:hanging="0" w:left="0"/>
        <w:jc w:val="left"/>
        <w:rPr>
          <w:rFonts w:ascii="Arial" w:hAnsi="Arial"/>
          <w:sz w:val="20"/>
          <w:szCs w:val="20"/>
        </w:rPr>
      </w:pPr>
      <w:r>
        <w:rPr>
          <w:sz w:val="20"/>
          <w:szCs w:val="20"/>
        </w:rPr>
      </w:r>
    </w:p>
    <w:p>
      <w:pPr>
        <w:pStyle w:val="Normal"/>
        <w:numPr>
          <w:ilvl w:val="0"/>
          <w:numId w:val="0"/>
        </w:numPr>
        <w:bidi w:val="0"/>
        <w:ind w:hanging="0" w:left="0"/>
        <w:jc w:val="left"/>
        <w:rPr>
          <w:rFonts w:ascii="Arial" w:hAnsi="Arial"/>
          <w:sz w:val="20"/>
          <w:szCs w:val="20"/>
        </w:rPr>
      </w:pPr>
      <w:r>
        <w:rPr>
          <w:sz w:val="20"/>
          <w:szCs w:val="20"/>
        </w:rPr>
      </w:r>
    </w:p>
    <w:p>
      <w:pPr>
        <w:pStyle w:val="Normal"/>
        <w:numPr>
          <w:ilvl w:val="0"/>
          <w:numId w:val="0"/>
        </w:numPr>
        <w:bidi w:val="0"/>
        <w:ind w:hanging="0" w:left="0"/>
        <w:jc w:val="left"/>
        <w:rPr>
          <w:rFonts w:ascii="Arial" w:hAnsi="Arial"/>
          <w:sz w:val="20"/>
          <w:szCs w:val="20"/>
        </w:rPr>
      </w:pPr>
      <w:r>
        <w:rPr>
          <w:sz w:val="20"/>
          <w:szCs w:val="20"/>
        </w:rPr>
      </w:r>
    </w:p>
    <w:p>
      <w:pPr>
        <w:pStyle w:val="Normal"/>
        <w:numPr>
          <w:ilvl w:val="0"/>
          <w:numId w:val="0"/>
        </w:numPr>
        <w:bidi w:val="0"/>
        <w:ind w:hanging="0" w:left="0"/>
        <w:jc w:val="left"/>
        <w:rPr>
          <w:rFonts w:ascii="Arial" w:hAnsi="Arial"/>
          <w:sz w:val="20"/>
          <w:szCs w:val="20"/>
        </w:rPr>
      </w:pPr>
      <w:r>
        <w:rPr>
          <w:sz w:val="20"/>
          <w:szCs w:val="20"/>
        </w:rPr>
      </w:r>
    </w:p>
    <w:p>
      <w:pPr>
        <w:pStyle w:val="Heading1"/>
        <w:numPr>
          <w:ilvl w:val="0"/>
          <w:numId w:val="3"/>
        </w:numPr>
        <w:rPr>
          <w:rFonts w:ascii="Arial" w:hAnsi="Arial"/>
          <w:sz w:val="20"/>
          <w:szCs w:val="20"/>
        </w:rPr>
      </w:pPr>
      <w:bookmarkStart w:id="14" w:name="__RefHeading___Toc5445_3319094778"/>
      <w:bookmarkStart w:id="15" w:name="update"/>
      <w:bookmarkEnd w:id="14"/>
      <w:bookmarkEnd w:id="15"/>
      <w:r>
        <w:rPr/>
        <w:t>Update</w:t>
      </w:r>
    </w:p>
    <w:p>
      <w:pPr>
        <w:pStyle w:val="BodyText"/>
        <w:numPr>
          <w:ilvl w:val="0"/>
          <w:numId w:val="0"/>
        </w:numPr>
        <w:bidi w:val="0"/>
        <w:ind w:hanging="0" w:left="0"/>
        <w:jc w:val="left"/>
        <w:rPr>
          <w:rFonts w:ascii="Arial" w:hAnsi="Arial"/>
          <w:sz w:val="20"/>
          <w:szCs w:val="20"/>
        </w:rPr>
      </w:pPr>
      <w:r>
        <w:rPr>
          <w:sz w:val="20"/>
          <w:szCs w:val="20"/>
        </w:rPr>
      </w:r>
    </w:p>
    <w:p>
      <w:pPr>
        <w:pStyle w:val="Normal"/>
        <w:bidi w:val="0"/>
        <w:jc w:val="both"/>
        <w:rPr/>
      </w:pPr>
      <w:r>
        <w:rPr>
          <w:sz w:val="20"/>
          <w:szCs w:val="20"/>
        </w:rPr>
        <w:t>Bei einem Update sind immer alle Dateien von Mitgliedsbeitrag zu ersetzen.</w:t>
      </w:r>
    </w:p>
    <w:p>
      <w:pPr>
        <w:pStyle w:val="Normal"/>
        <w:bidi w:val="0"/>
        <w:jc w:val="both"/>
        <w:rPr>
          <w:sz w:val="20"/>
          <w:szCs w:val="20"/>
        </w:rPr>
      </w:pPr>
      <w:r>
        <w:rPr>
          <w:sz w:val="20"/>
          <w:szCs w:val="20"/>
        </w:rPr>
      </w:r>
    </w:p>
    <w:p>
      <w:pPr>
        <w:pStyle w:val="Normal"/>
        <w:bidi w:val="0"/>
        <w:jc w:val="both"/>
        <w:rPr/>
      </w:pPr>
      <w:r>
        <w:rPr>
          <w:sz w:val="20"/>
          <w:szCs w:val="20"/>
        </w:rPr>
        <w:t>Wenn der Dateimanager die Möglichkeit bietet, ZIP-Dateien hochzuladen und zu entpacken, dann sollte fol</w:t>
        <w:softHyphen/>
        <w:t>gendermaßen verfahren werden:</w:t>
      </w:r>
    </w:p>
    <w:p>
      <w:pPr>
        <w:pStyle w:val="Normal"/>
        <w:bidi w:val="0"/>
        <w:jc w:val="both"/>
        <w:rPr>
          <w:sz w:val="20"/>
          <w:szCs w:val="20"/>
        </w:rPr>
      </w:pPr>
      <w:r>
        <w:rPr>
          <w:sz w:val="20"/>
          <w:szCs w:val="20"/>
        </w:rPr>
      </w:r>
    </w:p>
    <w:p>
      <w:pPr>
        <w:pStyle w:val="Normal"/>
        <w:numPr>
          <w:ilvl w:val="0"/>
          <w:numId w:val="27"/>
        </w:numPr>
        <w:bidi w:val="0"/>
        <w:jc w:val="both"/>
        <w:rPr/>
      </w:pPr>
      <w:r>
        <w:rPr>
          <w:sz w:val="20"/>
          <w:szCs w:val="20"/>
        </w:rPr>
        <w:t>Das komplette Installationsverzeichnis von Mitgliedsbeitrag löschen (mit allen Dateien und Ordnern).</w:t>
      </w:r>
    </w:p>
    <w:p>
      <w:pPr>
        <w:pStyle w:val="Normal"/>
        <w:numPr>
          <w:ilvl w:val="0"/>
          <w:numId w:val="27"/>
        </w:numPr>
        <w:bidi w:val="0"/>
        <w:jc w:val="both"/>
        <w:rPr>
          <w:rFonts w:ascii="Arial" w:hAnsi="Arial"/>
          <w:sz w:val="20"/>
          <w:szCs w:val="20"/>
        </w:rPr>
      </w:pPr>
      <w:r>
        <w:rPr>
          <w:sz w:val="20"/>
          <w:szCs w:val="20"/>
        </w:rPr>
        <w:t>Die Datei „mitgliedsbeitrag_x.y.z.zip“ mit dem Dateimanager hochladen und gleichzeitig entpacken. (Der Unterordner „membership_fee“ wird dabei automa</w:t>
        <w:softHyphen/>
        <w:t>tisch er</w:t>
        <w:softHyphen/>
        <w:t>stellt).</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bidi w:val="0"/>
        <w:ind w:hanging="0" w:left="0"/>
        <w:jc w:val="both"/>
        <w:rPr>
          <w:rFonts w:ascii="Arial" w:hAnsi="Arial"/>
          <w:sz w:val="20"/>
          <w:szCs w:val="20"/>
        </w:rPr>
      </w:pPr>
      <w:r>
        <w:rPr>
          <w:sz w:val="20"/>
          <w:szCs w:val="20"/>
        </w:rPr>
        <w:t>Bietet der Dateimanager nicht die Möglichkeit zu entpacken, dann ist wie folgt zu verfahren:</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28"/>
        </w:numPr>
        <w:bidi w:val="0"/>
        <w:jc w:val="both"/>
        <w:rPr/>
      </w:pPr>
      <w:r>
        <w:rPr/>
        <w:t>Zuerst alle Dateien und Ordner im Pluginverzeichnis von Mitgliedsbeitrag löschen.</w:t>
      </w:r>
    </w:p>
    <w:p>
      <w:pPr>
        <w:pStyle w:val="Normal"/>
        <w:numPr>
          <w:ilvl w:val="0"/>
          <w:numId w:val="28"/>
        </w:numPr>
        <w:bidi w:val="0"/>
        <w:jc w:val="both"/>
        <w:rPr>
          <w:rFonts w:ascii="Arial" w:hAnsi="Arial"/>
          <w:sz w:val="20"/>
          <w:szCs w:val="20"/>
        </w:rPr>
      </w:pPr>
      <w:r>
        <w:rPr/>
        <w:t>Danach alle Dateien und Ordner von „membership_fee“ aus der entpackten Zip-Datei in das Plugin</w:t>
        <w:softHyphen/>
        <w:t>verzeichnis kopieren.</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bidi w:val="0"/>
        <w:ind w:hanging="0" w:left="0"/>
        <w:jc w:val="center"/>
        <w:rPr>
          <w:i/>
          <w:i/>
          <w:iCs/>
        </w:rPr>
      </w:pPr>
      <w:r>
        <w:rPr>
          <w:i/>
          <w:iCs/>
        </w:rPr>
      </w:r>
    </w:p>
    <w:p>
      <w:pPr>
        <w:pStyle w:val="Normal"/>
        <w:numPr>
          <w:ilvl w:val="0"/>
          <w:numId w:val="0"/>
        </w:numPr>
        <w:bidi w:val="0"/>
        <w:ind w:hanging="0" w:left="0"/>
        <w:jc w:val="center"/>
        <w:rPr>
          <w:rFonts w:ascii="Arial" w:hAnsi="Arial"/>
          <w:sz w:val="20"/>
          <w:szCs w:val="20"/>
        </w:rPr>
      </w:pPr>
      <w:r>
        <w:rPr>
          <w:sz w:val="20"/>
          <w:szCs w:val="20"/>
        </w:rPr>
      </w:r>
      <w:r>
        <w:br w:type="page"/>
      </w:r>
    </w:p>
    <w:p>
      <w:pPr>
        <w:pStyle w:val="Heading1"/>
        <w:numPr>
          <w:ilvl w:val="0"/>
          <w:numId w:val="3"/>
        </w:numPr>
        <w:spacing w:before="0" w:after="120"/>
        <w:rPr/>
      </w:pPr>
      <w:bookmarkStart w:id="16" w:name="__RefHeading___Toc1909_1567046155"/>
      <w:bookmarkEnd w:id="16"/>
      <w:r>
        <w:rPr>
          <w:rFonts w:ascii="Arial" w:hAnsi="Arial"/>
        </w:rPr>
        <w:t>Die Menüstruktur</w:t>
      </w:r>
    </w:p>
    <w:p>
      <w:pPr>
        <w:pStyle w:val="Normal"/>
        <w:numPr>
          <w:ilvl w:val="0"/>
          <w:numId w:val="3"/>
        </w:numPr>
        <w:bidi w:val="0"/>
        <w:jc w:val="left"/>
        <w:rPr>
          <w:rFonts w:ascii="Arial" w:hAnsi="Arial"/>
        </w:rPr>
      </w:pPr>
      <w:r>
        <w:rPr/>
      </w:r>
    </w:p>
    <w:p>
      <w:pPr>
        <w:pStyle w:val="Normal"/>
        <w:numPr>
          <w:ilvl w:val="0"/>
          <w:numId w:val="3"/>
        </w:numPr>
        <w:bidi w:val="0"/>
        <w:jc w:val="left"/>
        <w:rPr>
          <w:sz w:val="20"/>
          <w:szCs w:val="20"/>
        </w:rPr>
      </w:pPr>
      <w:r>
        <w:rPr>
          <w:sz w:val="20"/>
          <w:szCs w:val="20"/>
        </w:rPr>
        <w:t>Alle Funktionen des Plugin sind über ein Menü zugänglich.</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37">
            <wp:simplePos x="0" y="0"/>
            <wp:positionH relativeFrom="column">
              <wp:posOffset>-35560</wp:posOffset>
            </wp:positionH>
            <wp:positionV relativeFrom="paragraph">
              <wp:posOffset>635</wp:posOffset>
            </wp:positionV>
            <wp:extent cx="3239770" cy="226695"/>
            <wp:effectExtent l="0" t="0" r="0" b="0"/>
            <wp:wrapSquare wrapText="largest"/>
            <wp:docPr id="14"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15" descr=""/>
                    <pic:cNvPicPr>
                      <a:picLocks noChangeAspect="1" noChangeArrowheads="1"/>
                    </pic:cNvPicPr>
                  </pic:nvPicPr>
                  <pic:blipFill>
                    <a:blip r:embed="rId17"/>
                    <a:stretch>
                      <a:fillRect/>
                    </a:stretch>
                  </pic:blipFill>
                  <pic:spPr bwMode="auto">
                    <a:xfrm>
                      <a:off x="0" y="0"/>
                      <a:ext cx="3239770" cy="226695"/>
                    </a:xfrm>
                    <a:prstGeom prst="rect">
                      <a:avLst/>
                    </a:prstGeom>
                  </pic:spPr>
                </pic:pic>
              </a:graphicData>
            </a:graphic>
          </wp:anchor>
        </w:drawing>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sz w:val="20"/>
          <w:szCs w:val="20"/>
        </w:rPr>
      </w:pPr>
      <w:r>
        <w:rPr>
          <w:sz w:val="20"/>
          <w:szCs w:val="20"/>
        </w:rPr>
      </w:r>
    </w:p>
    <w:p>
      <w:pPr>
        <w:pStyle w:val="Normal"/>
        <w:numPr>
          <w:ilvl w:val="0"/>
          <w:numId w:val="3"/>
        </w:numPr>
        <w:bidi w:val="0"/>
        <w:jc w:val="left"/>
        <w:rPr>
          <w:sz w:val="20"/>
          <w:szCs w:val="20"/>
        </w:rPr>
      </w:pPr>
      <w:r>
        <w:rPr>
          <w:sz w:val="20"/>
          <w:szCs w:val="20"/>
        </w:rPr>
      </w:r>
    </w:p>
    <w:p>
      <w:pPr>
        <w:pStyle w:val="Normal"/>
        <w:numPr>
          <w:ilvl w:val="0"/>
          <w:numId w:val="3"/>
        </w:numPr>
        <w:bidi w:val="0"/>
        <w:jc w:val="left"/>
        <w:rPr>
          <w:sz w:val="20"/>
          <w:szCs w:val="20"/>
        </w:rPr>
      </w:pPr>
      <w:r>
        <w:rPr>
          <w:sz w:val="20"/>
          <w:szCs w:val="20"/>
        </w:rPr>
        <w:t>Oberhalb des Menüs wird der aktuelle Stand der Beitragsberechnung dargestellt.</w:t>
      </w:r>
    </w:p>
    <w:p>
      <w:pPr>
        <w:pStyle w:val="Normal"/>
        <w:numPr>
          <w:ilvl w:val="0"/>
          <w:numId w:val="3"/>
        </w:numPr>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38">
            <wp:simplePos x="0" y="0"/>
            <wp:positionH relativeFrom="column">
              <wp:posOffset>-43180</wp:posOffset>
            </wp:positionH>
            <wp:positionV relativeFrom="paragraph">
              <wp:posOffset>43815</wp:posOffset>
            </wp:positionV>
            <wp:extent cx="3239770" cy="914400"/>
            <wp:effectExtent l="0" t="0" r="0" b="0"/>
            <wp:wrapTopAndBottom/>
            <wp:docPr id="15"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16" descr=""/>
                    <pic:cNvPicPr>
                      <a:picLocks noChangeAspect="1" noChangeArrowheads="1"/>
                    </pic:cNvPicPr>
                  </pic:nvPicPr>
                  <pic:blipFill>
                    <a:blip r:embed="rId18"/>
                    <a:stretch>
                      <a:fillRect/>
                    </a:stretch>
                  </pic:blipFill>
                  <pic:spPr bwMode="auto">
                    <a:xfrm>
                      <a:off x="0" y="0"/>
                      <a:ext cx="3239770" cy="914400"/>
                    </a:xfrm>
                    <a:prstGeom prst="rect">
                      <a:avLst/>
                    </a:prstGeom>
                  </pic:spPr>
                </pic:pic>
              </a:graphicData>
            </a:graphic>
          </wp:anchor>
        </w:drawing>
      </w:r>
    </w:p>
    <w:p>
      <w:pPr>
        <w:pStyle w:val="Normal"/>
        <w:bidi w:val="0"/>
        <w:jc w:val="left"/>
        <w:rPr>
          <w:rFonts w:ascii="Arial" w:hAnsi="Arial"/>
        </w:rPr>
      </w:pPr>
      <w:r>
        <w:rPr/>
      </w:r>
    </w:p>
    <w:p>
      <w:pPr>
        <w:pStyle w:val="Heading2"/>
        <w:numPr>
          <w:ilvl w:val="1"/>
          <w:numId w:val="3"/>
        </w:numPr>
        <w:rPr>
          <w:rFonts w:ascii="Arial" w:hAnsi="Arial"/>
        </w:rPr>
      </w:pPr>
      <w:bookmarkStart w:id="17" w:name="__RefHeading___Toc1202_2975391565"/>
      <w:bookmarkEnd w:id="17"/>
      <w:r>
        <w:rPr/>
        <w:t>Menü Beiträge</w:t>
      </w:r>
    </w:p>
    <w:p>
      <w:pPr>
        <w:pStyle w:val="BodyText"/>
        <w:numPr>
          <w:ilvl w:val="0"/>
          <w:numId w:val="3"/>
        </w:numPr>
        <w:rPr>
          <w:rFonts w:ascii="Arial" w:hAnsi="Arial"/>
        </w:rPr>
      </w:pPr>
      <w:r>
        <w:rPr/>
        <w:drawing>
          <wp:anchor behindDoc="0" distT="0" distB="0" distL="0" distR="0" simplePos="0" locked="0" layoutInCell="0" allowOverlap="1" relativeHeight="39">
            <wp:simplePos x="0" y="0"/>
            <wp:positionH relativeFrom="column">
              <wp:posOffset>39370</wp:posOffset>
            </wp:positionH>
            <wp:positionV relativeFrom="paragraph">
              <wp:posOffset>57785</wp:posOffset>
            </wp:positionV>
            <wp:extent cx="3239770" cy="2102485"/>
            <wp:effectExtent l="0" t="0" r="0" b="0"/>
            <wp:wrapTopAndBottom/>
            <wp:docPr id="16"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17" descr=""/>
                    <pic:cNvPicPr>
                      <a:picLocks noChangeAspect="1" noChangeArrowheads="1"/>
                    </pic:cNvPicPr>
                  </pic:nvPicPr>
                  <pic:blipFill>
                    <a:blip r:embed="rId19"/>
                    <a:stretch>
                      <a:fillRect/>
                    </a:stretch>
                  </pic:blipFill>
                  <pic:spPr bwMode="auto">
                    <a:xfrm>
                      <a:off x="0" y="0"/>
                      <a:ext cx="3239770" cy="2102485"/>
                    </a:xfrm>
                    <a:prstGeom prst="rect">
                      <a:avLst/>
                    </a:prstGeom>
                  </pic:spPr>
                </pic:pic>
              </a:graphicData>
            </a:graphic>
          </wp:anchor>
        </w:drawing>
      </w:r>
    </w:p>
    <w:p>
      <w:pPr>
        <w:pStyle w:val="Normal"/>
        <w:numPr>
          <w:ilvl w:val="0"/>
          <w:numId w:val="3"/>
        </w:numPr>
        <w:bidi w:val="0"/>
        <w:jc w:val="both"/>
        <w:rPr/>
      </w:pPr>
      <w:r>
        <w:rPr>
          <w:sz w:val="20"/>
          <w:szCs w:val="20"/>
        </w:rPr>
        <w:t>Über die Menüpunkte des Reiters Beiträge gelangt man zu den Hauptfunktionen des Plugins, wie Neuzuord</w:t>
        <w:softHyphen/>
        <w:t>nung, Neuberechnung und Beitragszahlungen.</w:t>
      </w:r>
    </w:p>
    <w:p>
      <w:pPr>
        <w:pStyle w:val="Normal"/>
        <w:numPr>
          <w:ilvl w:val="0"/>
          <w:numId w:val="0"/>
        </w:numPr>
        <w:bidi w:val="0"/>
        <w:ind w:hanging="0" w:left="720"/>
        <w:jc w:val="both"/>
        <w:rPr/>
      </w:pPr>
      <w:r>
        <w:rPr/>
      </w:r>
    </w:p>
    <w:p>
      <w:pPr>
        <w:pStyle w:val="Heading2"/>
        <w:numPr>
          <w:ilvl w:val="1"/>
          <w:numId w:val="3"/>
        </w:numPr>
        <w:rPr>
          <w:rFonts w:ascii="Arial" w:hAnsi="Arial"/>
        </w:rPr>
      </w:pPr>
      <w:bookmarkStart w:id="18" w:name="__RefHeading___Toc1216_2975391565"/>
      <w:bookmarkEnd w:id="18"/>
      <w:r>
        <w:rPr>
          <w:rFonts w:ascii="Arial" w:hAnsi="Arial"/>
        </w:rPr>
        <w:t>Menü Mandatsverwaltung</w:t>
      </w:r>
    </w:p>
    <w:p>
      <w:pPr>
        <w:pStyle w:val="Normal"/>
        <w:numPr>
          <w:ilvl w:val="0"/>
          <w:numId w:val="3"/>
        </w:numPr>
        <w:bidi w:val="0"/>
        <w:jc w:val="left"/>
        <w:rPr>
          <w:rFonts w:ascii="Arial" w:hAnsi="Arial"/>
        </w:rPr>
      </w:pPr>
      <w:r>
        <w:rPr/>
        <w:drawing>
          <wp:anchor behindDoc="0" distT="0" distB="0" distL="0" distR="0" simplePos="0" locked="0" layoutInCell="0" allowOverlap="1" relativeHeight="40">
            <wp:simplePos x="0" y="0"/>
            <wp:positionH relativeFrom="column">
              <wp:posOffset>-5080</wp:posOffset>
            </wp:positionH>
            <wp:positionV relativeFrom="paragraph">
              <wp:posOffset>57785</wp:posOffset>
            </wp:positionV>
            <wp:extent cx="3239770" cy="1108710"/>
            <wp:effectExtent l="0" t="0" r="0" b="0"/>
            <wp:wrapTopAndBottom/>
            <wp:docPr id="17"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25" descr=""/>
                    <pic:cNvPicPr>
                      <a:picLocks noChangeAspect="1" noChangeArrowheads="1"/>
                    </pic:cNvPicPr>
                  </pic:nvPicPr>
                  <pic:blipFill>
                    <a:blip r:embed="rId20"/>
                    <a:stretch>
                      <a:fillRect/>
                    </a:stretch>
                  </pic:blipFill>
                  <pic:spPr bwMode="auto">
                    <a:xfrm>
                      <a:off x="0" y="0"/>
                      <a:ext cx="3239770" cy="1108710"/>
                    </a:xfrm>
                    <a:prstGeom prst="rect">
                      <a:avLst/>
                    </a:prstGeom>
                  </pic:spPr>
                </pic:pic>
              </a:graphicData>
            </a:graphic>
          </wp:anchor>
        </w:drawing>
      </w:r>
    </w:p>
    <w:p>
      <w:pPr>
        <w:pStyle w:val="Normal"/>
        <w:numPr>
          <w:ilvl w:val="0"/>
          <w:numId w:val="3"/>
        </w:numPr>
        <w:bidi w:val="0"/>
        <w:jc w:val="left"/>
        <w:rPr>
          <w:sz w:val="20"/>
          <w:szCs w:val="20"/>
        </w:rPr>
      </w:pPr>
      <w:r>
        <w:rPr>
          <w:sz w:val="20"/>
          <w:szCs w:val="20"/>
        </w:rPr>
        <w:t>Über die Mandatsverwaltung können Mandate bearbeitet und Mandatsreferenzen erzeugt werden.</w:t>
      </w:r>
    </w:p>
    <w:p>
      <w:pPr>
        <w:pStyle w:val="Heading2"/>
        <w:numPr>
          <w:ilvl w:val="1"/>
          <w:numId w:val="3"/>
        </w:numPr>
        <w:rPr>
          <w:rFonts w:ascii="Arial" w:hAnsi="Arial"/>
        </w:rPr>
      </w:pPr>
      <w:r>
        <w:rPr>
          <w:rFonts w:ascii="Arial" w:hAnsi="Arial"/>
        </w:rPr>
      </w:r>
    </w:p>
    <w:p>
      <w:pPr>
        <w:pStyle w:val="Heading2"/>
        <w:numPr>
          <w:ilvl w:val="1"/>
          <w:numId w:val="3"/>
        </w:numPr>
        <w:rPr>
          <w:rFonts w:ascii="Arial" w:hAnsi="Arial"/>
        </w:rPr>
      </w:pPr>
      <w:bookmarkStart w:id="19" w:name="__RefHeading___Toc1222_2975391565"/>
      <w:bookmarkEnd w:id="19"/>
      <w:r>
        <w:rPr>
          <w:rFonts w:ascii="Arial" w:hAnsi="Arial"/>
        </w:rPr>
        <w:t>Menü Export</w:t>
      </w:r>
    </w:p>
    <w:p>
      <w:pPr>
        <w:pStyle w:val="Normal"/>
        <w:numPr>
          <w:ilvl w:val="0"/>
          <w:numId w:val="3"/>
        </w:numPr>
        <w:bidi w:val="0"/>
        <w:jc w:val="left"/>
        <w:rPr>
          <w:rFonts w:ascii="Arial" w:hAnsi="Arial"/>
        </w:rPr>
      </w:pPr>
      <w:r>
        <w:rPr/>
        <w:drawing>
          <wp:anchor behindDoc="0" distT="0" distB="0" distL="0" distR="0" simplePos="0" locked="0" layoutInCell="0" allowOverlap="1" relativeHeight="41">
            <wp:simplePos x="0" y="0"/>
            <wp:positionH relativeFrom="column">
              <wp:posOffset>3810</wp:posOffset>
            </wp:positionH>
            <wp:positionV relativeFrom="paragraph">
              <wp:posOffset>122555</wp:posOffset>
            </wp:positionV>
            <wp:extent cx="3239770" cy="1029335"/>
            <wp:effectExtent l="0" t="0" r="0" b="0"/>
            <wp:wrapTopAndBottom/>
            <wp:docPr id="18"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26" descr=""/>
                    <pic:cNvPicPr>
                      <a:picLocks noChangeAspect="1" noChangeArrowheads="1"/>
                    </pic:cNvPicPr>
                  </pic:nvPicPr>
                  <pic:blipFill>
                    <a:blip r:embed="rId21"/>
                    <a:stretch>
                      <a:fillRect/>
                    </a:stretch>
                  </pic:blipFill>
                  <pic:spPr bwMode="auto">
                    <a:xfrm>
                      <a:off x="0" y="0"/>
                      <a:ext cx="3239770" cy="1029335"/>
                    </a:xfrm>
                    <a:prstGeom prst="rect">
                      <a:avLst/>
                    </a:prstGeom>
                  </pic:spPr>
                </pic:pic>
              </a:graphicData>
            </a:graphic>
          </wp:anchor>
        </w:drawing>
      </w:r>
    </w:p>
    <w:p>
      <w:pPr>
        <w:pStyle w:val="Normal"/>
        <w:bidi w:val="0"/>
        <w:jc w:val="left"/>
        <w:rPr>
          <w:rFonts w:ascii="Arial" w:hAnsi="Arial"/>
        </w:rPr>
      </w:pPr>
      <w:r>
        <w:rPr>
          <w:sz w:val="20"/>
          <w:szCs w:val="20"/>
        </w:rPr>
        <w:t>Über Export sind alle Exportfunktionen zugänglich.</w:t>
      </w:r>
    </w:p>
    <w:p>
      <w:pPr>
        <w:pStyle w:val="Heading2"/>
        <w:numPr>
          <w:ilvl w:val="1"/>
          <w:numId w:val="3"/>
        </w:numPr>
        <w:rPr>
          <w:rFonts w:ascii="Arial" w:hAnsi="Arial"/>
        </w:rPr>
      </w:pPr>
      <w:r>
        <w:rPr>
          <w:rFonts w:ascii="Arial" w:hAnsi="Arial"/>
        </w:rPr>
      </w:r>
    </w:p>
    <w:p>
      <w:pPr>
        <w:pStyle w:val="Heading2"/>
        <w:numPr>
          <w:ilvl w:val="1"/>
          <w:numId w:val="3"/>
        </w:numPr>
        <w:rPr>
          <w:rFonts w:ascii="Arial" w:hAnsi="Arial"/>
        </w:rPr>
      </w:pPr>
      <w:bookmarkStart w:id="20" w:name="__RefHeading___Toc1228_2975391565"/>
      <w:bookmarkEnd w:id="20"/>
      <w:r>
        <w:rPr/>
        <w:t>Menü Optionen</w:t>
      </w:r>
    </w:p>
    <w:p>
      <w:pPr>
        <w:pStyle w:val="Normal"/>
        <w:numPr>
          <w:ilvl w:val="0"/>
          <w:numId w:val="3"/>
        </w:numPr>
        <w:bidi w:val="0"/>
        <w:jc w:val="left"/>
        <w:rPr>
          <w:rFonts w:ascii="Arial" w:hAnsi="Arial"/>
        </w:rPr>
      </w:pPr>
      <w:r>
        <w:rPr/>
        <w:drawing>
          <wp:anchor behindDoc="0" distT="0" distB="0" distL="0" distR="0" simplePos="0" locked="0" layoutInCell="0" allowOverlap="1" relativeHeight="42">
            <wp:simplePos x="0" y="0"/>
            <wp:positionH relativeFrom="column">
              <wp:posOffset>36195</wp:posOffset>
            </wp:positionH>
            <wp:positionV relativeFrom="paragraph">
              <wp:posOffset>-28575</wp:posOffset>
            </wp:positionV>
            <wp:extent cx="3118485" cy="2174240"/>
            <wp:effectExtent l="0" t="0" r="0" b="0"/>
            <wp:wrapTopAndBottom/>
            <wp:docPr id="19"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27" descr=""/>
                    <pic:cNvPicPr>
                      <a:picLocks noChangeAspect="1" noChangeArrowheads="1"/>
                    </pic:cNvPicPr>
                  </pic:nvPicPr>
                  <pic:blipFill>
                    <a:blip r:embed="rId22"/>
                    <a:stretch>
                      <a:fillRect/>
                    </a:stretch>
                  </pic:blipFill>
                  <pic:spPr bwMode="auto">
                    <a:xfrm>
                      <a:off x="0" y="0"/>
                      <a:ext cx="3118485" cy="2174240"/>
                    </a:xfrm>
                    <a:prstGeom prst="rect">
                      <a:avLst/>
                    </a:prstGeom>
                  </pic:spPr>
                </pic:pic>
              </a:graphicData>
            </a:graphic>
          </wp:anchor>
        </w:drawing>
      </w:r>
    </w:p>
    <w:p>
      <w:pPr>
        <w:pStyle w:val="Normal"/>
        <w:bidi w:val="0"/>
        <w:jc w:val="both"/>
        <w:rPr/>
      </w:pPr>
      <w:r>
        <w:rPr>
          <w:sz w:val="20"/>
          <w:szCs w:val="20"/>
        </w:rPr>
        <w:t>Optionen bietet die Möglichkeit Mitgliedsnummern zu erzeugen, Profildaten zu kopieren, sich eine Rollen</w:t>
        <w:softHyphen/>
        <w:t>übersicht oder diverse Prüfungen anzeigen zu lassen</w:t>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Heading2"/>
        <w:numPr>
          <w:ilvl w:val="1"/>
          <w:numId w:val="3"/>
        </w:numPr>
        <w:rPr>
          <w:rFonts w:ascii="Arial" w:hAnsi="Arial"/>
        </w:rPr>
      </w:pPr>
      <w:bookmarkStart w:id="21" w:name="__RefHeading___Toc1240_2975391565"/>
      <w:bookmarkEnd w:id="21"/>
      <w:r>
        <w:rPr/>
        <w:t>Menü Einstellungen</w:t>
      </w:r>
    </w:p>
    <w:p>
      <w:pPr>
        <w:pStyle w:val="Normal"/>
        <w:numPr>
          <w:ilvl w:val="0"/>
          <w:numId w:val="3"/>
        </w:numPr>
        <w:bidi w:val="0"/>
        <w:jc w:val="left"/>
        <w:rPr>
          <w:rFonts w:ascii="Arial" w:hAnsi="Arial"/>
        </w:rPr>
      </w:pPr>
      <w:r>
        <w:rPr/>
        <w:drawing>
          <wp:anchor behindDoc="0" distT="0" distB="0" distL="0" distR="0" simplePos="0" locked="0" layoutInCell="0" allowOverlap="1" relativeHeight="43">
            <wp:simplePos x="0" y="0"/>
            <wp:positionH relativeFrom="column">
              <wp:posOffset>6985</wp:posOffset>
            </wp:positionH>
            <wp:positionV relativeFrom="paragraph">
              <wp:posOffset>79375</wp:posOffset>
            </wp:positionV>
            <wp:extent cx="3239770" cy="5803265"/>
            <wp:effectExtent l="0" t="0" r="0" b="0"/>
            <wp:wrapTopAndBottom/>
            <wp:docPr id="20" name="Bild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76" descr=""/>
                    <pic:cNvPicPr>
                      <a:picLocks noChangeAspect="1" noChangeArrowheads="1"/>
                    </pic:cNvPicPr>
                  </pic:nvPicPr>
                  <pic:blipFill>
                    <a:blip r:embed="rId23"/>
                    <a:stretch>
                      <a:fillRect/>
                    </a:stretch>
                  </pic:blipFill>
                  <pic:spPr bwMode="auto">
                    <a:xfrm>
                      <a:off x="0" y="0"/>
                      <a:ext cx="3239770" cy="5803265"/>
                    </a:xfrm>
                    <a:prstGeom prst="rect">
                      <a:avLst/>
                    </a:prstGeom>
                  </pic:spPr>
                </pic:pic>
              </a:graphicData>
            </a:graphic>
          </wp:anchor>
        </w:drawing>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sz w:val="20"/>
          <w:szCs w:val="20"/>
        </w:rPr>
      </w:pPr>
      <w:r>
        <w:rPr>
          <w:sz w:val="20"/>
          <w:szCs w:val="20"/>
        </w:rPr>
        <w:t xml:space="preserve">Alle Grundeinstellungen sind über das separate Menü Einstellungen </w:t>
      </w:r>
      <w:r>
        <w:rPr>
          <w:i w:val="false"/>
          <w:iCs w:val="false"/>
          <w:sz w:val="20"/>
          <w:szCs w:val="20"/>
        </w:rPr>
        <w:t xml:space="preserve">(in der Menüleiste) </w:t>
      </w:r>
      <w:r>
        <w:rPr>
          <w:sz w:val="20"/>
          <w:szCs w:val="20"/>
        </w:rPr>
        <w:t xml:space="preserve">erreichbar. </w:t>
      </w:r>
    </w:p>
    <w:p>
      <w:pPr>
        <w:pStyle w:val="Normal"/>
        <w:numPr>
          <w:ilvl w:val="0"/>
          <w:numId w:val="3"/>
        </w:numPr>
        <w:bidi w:val="0"/>
        <w:jc w:val="left"/>
        <w:rPr>
          <w:sz w:val="20"/>
          <w:szCs w:val="20"/>
        </w:rPr>
      </w:pPr>
      <w:r>
        <w:rPr>
          <w:sz w:val="20"/>
          <w:szCs w:val="20"/>
        </w:rPr>
      </w:r>
    </w:p>
    <w:p>
      <w:pPr>
        <w:pStyle w:val="Normal"/>
        <w:numPr>
          <w:ilvl w:val="0"/>
          <w:numId w:val="3"/>
        </w:numPr>
        <w:bidi w:val="0"/>
        <w:jc w:val="left"/>
        <w:rPr>
          <w:sz w:val="20"/>
          <w:szCs w:val="20"/>
        </w:rPr>
      </w:pPr>
      <w:r>
        <w:rPr>
          <w:sz w:val="20"/>
          <w:szCs w:val="20"/>
        </w:rPr>
      </w:r>
    </w:p>
    <w:p>
      <w:pPr>
        <w:pStyle w:val="Normal"/>
        <w:numPr>
          <w:ilvl w:val="0"/>
          <w:numId w:val="3"/>
        </w:numPr>
        <w:bidi w:val="0"/>
        <w:jc w:val="center"/>
        <w:rPr>
          <w:rFonts w:ascii="Arial" w:hAnsi="Arial"/>
        </w:rPr>
      </w:pPr>
      <w:r>
        <w:rPr>
          <w:b/>
          <w:bCs/>
          <w:sz w:val="20"/>
          <w:szCs w:val="20"/>
        </w:rPr>
        <w:t>Hinweis</w:t>
      </w:r>
    </w:p>
    <w:p>
      <w:pPr>
        <w:pStyle w:val="Normal"/>
        <w:numPr>
          <w:ilvl w:val="0"/>
          <w:numId w:val="3"/>
        </w:numPr>
        <w:bidi w:val="0"/>
        <w:jc w:val="center"/>
        <w:rPr>
          <w:b/>
          <w:bCs/>
          <w:sz w:val="20"/>
          <w:szCs w:val="20"/>
        </w:rPr>
      </w:pPr>
      <w:r>
        <w:rPr>
          <w:b/>
          <w:bCs/>
          <w:sz w:val="20"/>
          <w:szCs w:val="20"/>
        </w:rPr>
      </w:r>
    </w:p>
    <w:p>
      <w:pPr>
        <w:pStyle w:val="Normal"/>
        <w:numPr>
          <w:ilvl w:val="0"/>
          <w:numId w:val="3"/>
        </w:numPr>
        <w:bidi w:val="0"/>
        <w:jc w:val="center"/>
        <w:rPr>
          <w:rFonts w:ascii="Arial" w:hAnsi="Arial"/>
        </w:rPr>
      </w:pPr>
      <w:r>
        <w:rPr>
          <w:i/>
          <w:iCs/>
          <w:sz w:val="20"/>
          <w:szCs w:val="20"/>
        </w:rPr>
        <w:t>Dieses Menü ist in der Grundeinstellung nur für Administratoren sichtbar.</w:t>
      </w:r>
      <w:r>
        <w:br w:type="page"/>
      </w:r>
    </w:p>
    <w:p>
      <w:pPr>
        <w:pStyle w:val="Heading1"/>
        <w:numPr>
          <w:ilvl w:val="1"/>
          <w:numId w:val="3"/>
        </w:numPr>
        <w:spacing w:before="0" w:after="120"/>
        <w:rPr>
          <w:rFonts w:ascii="Arial" w:hAnsi="Arial"/>
        </w:rPr>
      </w:pPr>
      <w:bookmarkStart w:id="22" w:name="__RefHeading___Toc1013_517622172"/>
      <w:bookmarkEnd w:id="22"/>
      <w:r>
        <w:rPr/>
        <w:t>Altersgestaffelte Rollen</w:t>
      </w:r>
    </w:p>
    <w:p>
      <w:pPr>
        <w:pStyle w:val="Normal"/>
        <w:bidi w:val="0"/>
        <w:jc w:val="left"/>
        <w:rPr>
          <w:rFonts w:ascii="Arial" w:hAnsi="Arial"/>
        </w:rPr>
      </w:pPr>
      <w:r>
        <w:rPr/>
      </w:r>
    </w:p>
    <w:p>
      <w:pPr>
        <w:pStyle w:val="Heading2"/>
        <w:numPr>
          <w:ilvl w:val="1"/>
          <w:numId w:val="3"/>
        </w:numPr>
        <w:rPr>
          <w:sz w:val="20"/>
          <w:szCs w:val="20"/>
        </w:rPr>
      </w:pPr>
      <w:bookmarkStart w:id="23" w:name="__RefHeading___Toc1911_1567046155"/>
      <w:bookmarkEnd w:id="23"/>
      <w:r>
        <w:rPr/>
        <w:t>Grundlagen</w:t>
      </w:r>
    </w:p>
    <w:p>
      <w:pPr>
        <w:pStyle w:val="Normal"/>
        <w:bidi w:val="0"/>
        <w:jc w:val="both"/>
        <w:rPr/>
      </w:pPr>
      <w:r>
        <w:rPr>
          <w:sz w:val="20"/>
          <w:szCs w:val="20"/>
        </w:rPr>
        <w:t>Für eine altersgestaffelte Beitragsermittlung muss für jeden Altersbereich eine entsprechende Rolle angelegt werden. Dabei muss der gesamte Altersbereich ohne Lücken abgedeckt sein.</w:t>
      </w:r>
    </w:p>
    <w:p>
      <w:pPr>
        <w:pStyle w:val="Normal"/>
        <w:bidi w:val="0"/>
        <w:jc w:val="both"/>
        <w:rPr>
          <w:rFonts w:ascii="Arial" w:hAnsi="Arial"/>
          <w:sz w:val="20"/>
          <w:szCs w:val="20"/>
        </w:rPr>
      </w:pPr>
      <w:r>
        <w:rPr>
          <w:sz w:val="20"/>
          <w:szCs w:val="20"/>
        </w:rPr>
      </w:r>
    </w:p>
    <w:p>
      <w:pPr>
        <w:pStyle w:val="Normal"/>
        <w:bidi w:val="0"/>
        <w:jc w:val="both"/>
        <w:rPr/>
      </w:pPr>
      <w:r>
        <w:rPr>
          <w:sz w:val="20"/>
          <w:szCs w:val="20"/>
        </w:rPr>
        <w:t>Der Rollenname ist von entscheidender Bedeutung, da darin der Altersbereich angegeben wird. Die relevan</w:t>
        <w:softHyphen/>
        <w:t>ten Altersangaben müssen dazu von Trennzeichen (→</w:t>
      </w:r>
      <w:r>
        <w:rPr>
          <w:b w:val="false"/>
          <w:bCs w:val="false"/>
          <w:i/>
          <w:iCs/>
          <w:sz w:val="20"/>
          <w:szCs w:val="20"/>
        </w:rPr>
        <w:t xml:space="preserve"> Einstellungen - Altersgestaffelte Rollen - Trennzei</w:t>
        <w:softHyphen/>
        <w:t>chen</w:t>
      </w:r>
      <w:r>
        <w:rPr>
          <w:sz w:val="20"/>
          <w:szCs w:val="20"/>
        </w:rPr>
        <w:t>) umschlossen sein.</w:t>
      </w:r>
    </w:p>
    <w:p>
      <w:pPr>
        <w:pStyle w:val="Normal"/>
        <w:bidi w:val="0"/>
        <w:jc w:val="both"/>
        <w:rPr>
          <w:rFonts w:ascii="Arial" w:hAnsi="Arial"/>
          <w:sz w:val="20"/>
          <w:szCs w:val="20"/>
        </w:rPr>
      </w:pPr>
      <w:r>
        <w:rPr>
          <w:sz w:val="20"/>
          <w:szCs w:val="20"/>
        </w:rPr>
      </w:r>
    </w:p>
    <w:p>
      <w:pPr>
        <w:pStyle w:val="Normal"/>
        <w:bidi w:val="0"/>
        <w:jc w:val="both"/>
        <w:rPr/>
      </w:pPr>
      <w:r>
        <w:rPr>
          <w:sz w:val="20"/>
          <w:szCs w:val="20"/>
        </w:rPr>
        <w:t>Mögliche Trennzeichen wären z.B. * oder # oder + oder - oder _ oder ! oder %.</w:t>
      </w:r>
    </w:p>
    <w:p>
      <w:pPr>
        <w:pStyle w:val="Normal"/>
        <w:bidi w:val="0"/>
        <w:jc w:val="both"/>
        <w:rPr>
          <w:rFonts w:ascii="Arial" w:hAnsi="Arial"/>
          <w:sz w:val="20"/>
          <w:szCs w:val="20"/>
        </w:rPr>
      </w:pPr>
      <w:r>
        <w:rPr>
          <w:sz w:val="20"/>
          <w:szCs w:val="20"/>
        </w:rPr>
      </w:r>
    </w:p>
    <w:p>
      <w:pPr>
        <w:pStyle w:val="Normal"/>
        <w:bidi w:val="0"/>
        <w:jc w:val="both"/>
        <w:rPr/>
      </w:pPr>
      <w:r>
        <w:rPr>
          <w:sz w:val="20"/>
          <w:szCs w:val="20"/>
        </w:rPr>
        <w:t>Syntax:</w:t>
      </w:r>
    </w:p>
    <w:p>
      <w:pPr>
        <w:pStyle w:val="Normal"/>
        <w:bidi w:val="0"/>
        <w:jc w:val="both"/>
        <w:rPr/>
      </w:pPr>
      <w:r>
        <w:rPr>
          <w:sz w:val="20"/>
          <w:szCs w:val="20"/>
        </w:rPr>
        <w:t>beliebiger Text&lt;Trennzeichen&gt;&lt;Alter von&gt;&lt;Trennzeichen&gt;beliebiger Text&lt;Trennzeichen&gt;&lt;Alter bis&gt;&lt;Trenn</w:t>
        <w:softHyphen/>
        <w:t>zeichen&gt;beliebiger Text</w:t>
      </w:r>
    </w:p>
    <w:p>
      <w:pPr>
        <w:pStyle w:val="Normal"/>
        <w:bidi w:val="0"/>
        <w:jc w:val="both"/>
        <w:rPr>
          <w:rFonts w:ascii="Arial" w:hAnsi="Arial"/>
          <w:sz w:val="20"/>
          <w:szCs w:val="20"/>
        </w:rPr>
      </w:pPr>
      <w:r>
        <w:rPr>
          <w:sz w:val="20"/>
          <w:szCs w:val="20"/>
        </w:rPr>
      </w:r>
    </w:p>
    <w:p>
      <w:pPr>
        <w:pStyle w:val="Normal"/>
        <w:bidi w:val="0"/>
        <w:jc w:val="both"/>
        <w:rPr/>
      </w:pPr>
      <w:r>
        <w:rPr>
          <w:sz w:val="20"/>
          <w:szCs w:val="20"/>
        </w:rPr>
        <w:t>Beispiele für Rollennamen mit verschiedenen Trennzeichen:</w:t>
      </w:r>
    </w:p>
    <w:p>
      <w:pPr>
        <w:pStyle w:val="Normal"/>
        <w:numPr>
          <w:ilvl w:val="0"/>
          <w:numId w:val="8"/>
        </w:numPr>
        <w:bidi w:val="0"/>
        <w:jc w:val="both"/>
        <w:rPr/>
      </w:pPr>
      <w:r>
        <w:rPr>
          <w:sz w:val="20"/>
          <w:szCs w:val="20"/>
        </w:rPr>
        <w:t>Mitglieder zwischen *0* und *14* Jahren</w:t>
      </w:r>
    </w:p>
    <w:p>
      <w:pPr>
        <w:pStyle w:val="Normal"/>
        <w:numPr>
          <w:ilvl w:val="0"/>
          <w:numId w:val="8"/>
        </w:numPr>
        <w:bidi w:val="0"/>
        <w:jc w:val="both"/>
        <w:rPr/>
      </w:pPr>
      <w:r>
        <w:rPr>
          <w:sz w:val="20"/>
          <w:szCs w:val="20"/>
        </w:rPr>
        <w:t>Mitglieder von *15* bis *17* Jahren</w:t>
      </w:r>
    </w:p>
    <w:p>
      <w:pPr>
        <w:pStyle w:val="Normal"/>
        <w:numPr>
          <w:ilvl w:val="0"/>
          <w:numId w:val="8"/>
        </w:numPr>
        <w:bidi w:val="0"/>
        <w:jc w:val="both"/>
        <w:rPr/>
      </w:pPr>
      <w:r>
        <w:rPr>
          <w:sz w:val="20"/>
          <w:szCs w:val="20"/>
        </w:rPr>
        <w:t xml:space="preserve">Beliebiger Text *18* beliebiger Text *99* </w:t>
      </w:r>
    </w:p>
    <w:p>
      <w:pPr>
        <w:pStyle w:val="Normal"/>
        <w:numPr>
          <w:ilvl w:val="0"/>
          <w:numId w:val="8"/>
        </w:numPr>
        <w:bidi w:val="0"/>
        <w:jc w:val="both"/>
        <w:rPr/>
      </w:pPr>
      <w:r>
        <w:rPr>
          <w:sz w:val="20"/>
          <w:szCs w:val="20"/>
        </w:rPr>
        <w:t>-0- bis -18-</w:t>
      </w:r>
    </w:p>
    <w:p>
      <w:pPr>
        <w:pStyle w:val="Normal"/>
        <w:numPr>
          <w:ilvl w:val="0"/>
          <w:numId w:val="8"/>
        </w:numPr>
        <w:bidi w:val="0"/>
        <w:jc w:val="both"/>
        <w:rPr/>
      </w:pPr>
      <w:r>
        <w:rPr>
          <w:sz w:val="20"/>
          <w:szCs w:val="20"/>
        </w:rPr>
        <w:t>Mitglieder -19- bis -80- Jahre</w:t>
      </w:r>
    </w:p>
    <w:p>
      <w:pPr>
        <w:pStyle w:val="Normal"/>
        <w:bidi w:val="0"/>
        <w:jc w:val="both"/>
        <w:rPr>
          <w:rFonts w:ascii="Arial" w:hAnsi="Arial"/>
          <w:sz w:val="20"/>
          <w:szCs w:val="20"/>
        </w:rPr>
      </w:pPr>
      <w:r>
        <w:rPr>
          <w:sz w:val="20"/>
          <w:szCs w:val="20"/>
        </w:rPr>
      </w:r>
    </w:p>
    <w:p>
      <w:pPr>
        <w:pStyle w:val="Normal"/>
        <w:bidi w:val="0"/>
        <w:jc w:val="both"/>
        <w:rPr/>
      </w:pPr>
      <w:r>
        <w:rPr>
          <w:sz w:val="20"/>
          <w:szCs w:val="20"/>
        </w:rPr>
        <w:t>Beispiel für eine Staffelung mit dem Trennzeichen *:</w:t>
      </w:r>
    </w:p>
    <w:p>
      <w:pPr>
        <w:pStyle w:val="Normal"/>
        <w:numPr>
          <w:ilvl w:val="0"/>
          <w:numId w:val="8"/>
        </w:numPr>
        <w:bidi w:val="0"/>
        <w:jc w:val="both"/>
        <w:rPr/>
      </w:pPr>
      <w:r>
        <w:rPr>
          <w:sz w:val="20"/>
          <w:szCs w:val="20"/>
        </w:rPr>
        <w:t>Mitglieder zwischen *0* und *14* Jahren</w:t>
      </w:r>
    </w:p>
    <w:p>
      <w:pPr>
        <w:pStyle w:val="Normal"/>
        <w:numPr>
          <w:ilvl w:val="0"/>
          <w:numId w:val="8"/>
        </w:numPr>
        <w:bidi w:val="0"/>
        <w:jc w:val="both"/>
        <w:rPr/>
      </w:pPr>
      <w:r>
        <w:rPr>
          <w:sz w:val="20"/>
          <w:szCs w:val="20"/>
        </w:rPr>
        <w:t>Mitglieder zwischen *15* und *17* Jahren</w:t>
      </w:r>
    </w:p>
    <w:p>
      <w:pPr>
        <w:pStyle w:val="Normal"/>
        <w:numPr>
          <w:ilvl w:val="0"/>
          <w:numId w:val="8"/>
        </w:numPr>
        <w:bidi w:val="0"/>
        <w:jc w:val="both"/>
        <w:rPr/>
      </w:pPr>
      <w:r>
        <w:rPr>
          <w:sz w:val="20"/>
          <w:szCs w:val="20"/>
        </w:rPr>
        <w:t>Mitglieder zwischen *18* und *59* Jahren</w:t>
      </w:r>
    </w:p>
    <w:p>
      <w:pPr>
        <w:pStyle w:val="Normal"/>
        <w:numPr>
          <w:ilvl w:val="0"/>
          <w:numId w:val="8"/>
        </w:numPr>
        <w:bidi w:val="0"/>
        <w:jc w:val="both"/>
        <w:rPr/>
      </w:pPr>
      <w:r>
        <w:rPr>
          <w:sz w:val="20"/>
          <w:szCs w:val="20"/>
        </w:rPr>
        <w:t>Mitglieder zwischen *60* und *110* Jahren</w:t>
      </w:r>
    </w:p>
    <w:p>
      <w:pPr>
        <w:pStyle w:val="Normal"/>
        <w:bidi w:val="0"/>
        <w:jc w:val="both"/>
        <w:rPr>
          <w:rFonts w:ascii="Arial" w:hAnsi="Arial"/>
          <w:sz w:val="20"/>
          <w:szCs w:val="20"/>
        </w:rPr>
      </w:pPr>
      <w:r>
        <w:rPr>
          <w:sz w:val="20"/>
          <w:szCs w:val="20"/>
        </w:rPr>
      </w:r>
    </w:p>
    <w:p>
      <w:pPr>
        <w:pStyle w:val="Normal"/>
        <w:bidi w:val="0"/>
        <w:jc w:val="both"/>
        <w:rPr>
          <w:rFonts w:ascii="Arial" w:hAnsi="Arial"/>
          <w:sz w:val="20"/>
          <w:szCs w:val="20"/>
        </w:rPr>
      </w:pPr>
      <w:r>
        <w:rPr>
          <w:sz w:val="20"/>
          <w:szCs w:val="20"/>
        </w:rPr>
      </w:r>
    </w:p>
    <w:p>
      <w:pPr>
        <w:pStyle w:val="Normal"/>
        <w:bidi w:val="0"/>
        <w:jc w:val="both"/>
        <w:rPr/>
      </w:pPr>
      <w:r>
        <w:rPr>
          <w:sz w:val="20"/>
          <w:szCs w:val="20"/>
        </w:rPr>
        <w:t>Ein neues Mitglied wird bei seiner Erstaufnahme in eine oder mehrere dieser altersgestaffelten Rollen aufge</w:t>
        <w:softHyphen/>
        <w:t xml:space="preserve">nommen (in welche ist nicht von Bedeutung). Über </w:t>
      </w:r>
      <w:r>
        <w:rPr>
          <w:i/>
          <w:iCs/>
          <w:sz w:val="20"/>
          <w:szCs w:val="20"/>
        </w:rPr>
        <w:t>→ Beiträge - Neuzuordnung altersgestaffelte Rollen</w:t>
      </w:r>
      <w:r>
        <w:rPr>
          <w:sz w:val="20"/>
          <w:szCs w:val="20"/>
        </w:rPr>
        <w:t xml:space="preserve"> wird eine Routine angestoßen, die </w:t>
      </w:r>
      <w:r>
        <w:rPr>
          <w:b/>
          <w:bCs/>
          <w:sz w:val="20"/>
          <w:szCs w:val="20"/>
        </w:rPr>
        <w:t>alle</w:t>
      </w:r>
      <w:r>
        <w:rPr>
          <w:sz w:val="20"/>
          <w:szCs w:val="20"/>
        </w:rPr>
        <w:t xml:space="preserve"> Mitglieder von altersgestaffelten Rollen anhand ihres Alters neu auf die al</w:t>
        <w:softHyphen/>
        <w:t>tersgestaffelten Rollen verteilt. Der Referenzzeitpunkt ist hierbei immer der 31.12. des vergangenen Jahres. (→</w:t>
      </w:r>
      <w:r>
        <w:rPr>
          <w:i/>
          <w:iCs/>
          <w:sz w:val="20"/>
          <w:szCs w:val="20"/>
        </w:rPr>
        <w:t xml:space="preserve"> Einstellungen - Altersgestaffelte Rollen - Monatsversatz)</w:t>
      </w:r>
      <w:r>
        <w:rPr>
          <w:sz w:val="20"/>
          <w:szCs w:val="20"/>
        </w:rPr>
        <w:t xml:space="preserve"> </w:t>
      </w:r>
    </w:p>
    <w:p>
      <w:pPr>
        <w:pStyle w:val="Normal"/>
        <w:bidi w:val="0"/>
        <w:jc w:val="both"/>
        <w:rPr>
          <w:rFonts w:ascii="Arial" w:hAnsi="Arial"/>
        </w:rPr>
      </w:pPr>
      <w:r>
        <w:rPr/>
      </w:r>
    </w:p>
    <w:p>
      <w:pPr>
        <w:pStyle w:val="Normal"/>
        <w:bidi w:val="0"/>
        <w:jc w:val="center"/>
        <w:rPr>
          <w:i w:val="false"/>
          <w:i w:val="false"/>
          <w:iCs w:val="false"/>
        </w:rPr>
      </w:pPr>
      <w:r>
        <w:rPr>
          <w:b/>
          <w:bCs/>
          <w:i w:val="false"/>
          <w:iCs w:val="false"/>
          <w:sz w:val="20"/>
          <w:szCs w:val="20"/>
        </w:rPr>
        <w:t>Hinweis</w:t>
      </w:r>
    </w:p>
    <w:p>
      <w:pPr>
        <w:pStyle w:val="Normal"/>
        <w:bidi w:val="0"/>
        <w:jc w:val="center"/>
        <w:rPr>
          <w:i/>
          <w:i/>
          <w:iCs/>
          <w:sz w:val="20"/>
          <w:szCs w:val="20"/>
        </w:rPr>
      </w:pPr>
      <w:r>
        <w:rPr>
          <w:i/>
          <w:iCs/>
          <w:sz w:val="20"/>
          <w:szCs w:val="20"/>
        </w:rPr>
      </w:r>
    </w:p>
    <w:p>
      <w:pPr>
        <w:pStyle w:val="Normal"/>
        <w:bidi w:val="0"/>
        <w:jc w:val="center"/>
        <w:rPr>
          <w:i/>
          <w:i/>
          <w:iCs/>
          <w:sz w:val="20"/>
          <w:szCs w:val="20"/>
        </w:rPr>
      </w:pPr>
      <w:r>
        <w:rPr>
          <w:i/>
          <w:iCs/>
          <w:sz w:val="20"/>
          <w:szCs w:val="20"/>
        </w:rPr>
        <w:t>Mitglieder, die nach dem Referenzzeitpunkt geboren sind, dürfen nicht in eine altersgestaffelte Rolle, da sie, für das Programm (bezogen auf den Referenzzeitpunkt), noch nicht existieren. Diese Mitglieder deshalb ent</w:t>
        <w:softHyphen/>
        <w:t>weder in einer Familie oder in einer separaten Festbeitragsrolle unterbringen.</w:t>
      </w:r>
    </w:p>
    <w:p>
      <w:pPr>
        <w:pStyle w:val="Normal"/>
        <w:bidi w:val="0"/>
        <w:jc w:val="left"/>
        <w:rPr>
          <w:rFonts w:ascii="Arial" w:hAnsi="Arial"/>
        </w:rPr>
      </w:pPr>
      <w:r>
        <w:rPr/>
      </w:r>
    </w:p>
    <w:p>
      <w:pPr>
        <w:pStyle w:val="Heading2"/>
        <w:numPr>
          <w:ilvl w:val="1"/>
          <w:numId w:val="3"/>
        </w:numPr>
        <w:rPr>
          <w:rFonts w:ascii="Arial" w:hAnsi="Arial"/>
        </w:rPr>
      </w:pPr>
      <w:bookmarkStart w:id="24" w:name="__RefHeading___Toc1913_1567046155"/>
      <w:bookmarkEnd w:id="24"/>
      <w:r>
        <w:rPr/>
        <w:t>Anwendung</w:t>
      </w:r>
    </w:p>
    <w:p>
      <w:pPr>
        <w:pStyle w:val="BodyText"/>
        <w:numPr>
          <w:ilvl w:val="2"/>
          <w:numId w:val="2"/>
        </w:numPr>
        <w:jc w:val="both"/>
        <w:rPr/>
      </w:pPr>
      <w:r>
        <w:rPr>
          <w:sz w:val="20"/>
          <w:szCs w:val="20"/>
        </w:rPr>
        <w:t>Im ersten Schritt werden über →</w:t>
      </w:r>
      <w:r>
        <w:rPr>
          <w:b w:val="false"/>
          <w:bCs w:val="false"/>
          <w:i/>
          <w:iCs/>
          <w:sz w:val="20"/>
          <w:szCs w:val="20"/>
        </w:rPr>
        <w:t xml:space="preserve"> Einstellungen - Altersgestaffelte Rollen – Trennzeichen </w:t>
      </w:r>
      <w:r>
        <w:rPr>
          <w:b w:val="false"/>
          <w:bCs w:val="false"/>
          <w:i w:val="false"/>
          <w:iCs w:val="false"/>
          <w:sz w:val="20"/>
          <w:szCs w:val="20"/>
        </w:rPr>
        <w:t>ein oder mehrere Trennzeichen definiert.</w:t>
      </w:r>
    </w:p>
    <w:p>
      <w:pPr>
        <w:pStyle w:val="Normal"/>
        <w:jc w:val="both"/>
        <w:rPr/>
      </w:pPr>
      <w:bookmarkStart w:id="25" w:name="__RefHeading___Toc1917_1567046155"/>
      <w:bookmarkEnd w:id="25"/>
      <w:r>
        <w:rPr>
          <w:sz w:val="20"/>
          <w:szCs w:val="20"/>
        </w:rPr>
        <w:t>Anschließend werden die Rollen zu den definierten Trennzeichen angelegt und die Mitglieder aufgenommen (Da es sich um Beitragsrollen handelt, müssen Beitrag und Beitragszeitraum angeben werden)</w:t>
      </w:r>
    </w:p>
    <w:p>
      <w:pPr>
        <w:pStyle w:val="Normal"/>
        <w:jc w:val="both"/>
        <w:rPr>
          <w:rFonts w:ascii="Arial" w:hAnsi="Arial"/>
          <w:sz w:val="20"/>
          <w:szCs w:val="20"/>
        </w:rPr>
      </w:pPr>
      <w:r>
        <w:rPr>
          <w:sz w:val="20"/>
          <w:szCs w:val="20"/>
        </w:rPr>
      </w:r>
    </w:p>
    <w:p>
      <w:pPr>
        <w:pStyle w:val="Normal"/>
        <w:jc w:val="both"/>
        <w:rPr/>
      </w:pPr>
      <w:r>
        <w:rPr>
          <w:sz w:val="20"/>
          <w:szCs w:val="20"/>
        </w:rPr>
        <w:t>Beispiel für Rollennamen für eine Staffelung mit dem Trennzeichen *:</w:t>
      </w:r>
    </w:p>
    <w:p>
      <w:pPr>
        <w:pStyle w:val="Normal"/>
        <w:numPr>
          <w:ilvl w:val="0"/>
          <w:numId w:val="8"/>
        </w:numPr>
        <w:jc w:val="both"/>
        <w:rPr/>
      </w:pPr>
      <w:r>
        <w:rPr>
          <w:sz w:val="20"/>
          <w:szCs w:val="20"/>
        </w:rPr>
        <w:t>Mitglieder zwischen *0* und *14* Jahren</w:t>
      </w:r>
    </w:p>
    <w:p>
      <w:pPr>
        <w:pStyle w:val="Normal"/>
        <w:numPr>
          <w:ilvl w:val="0"/>
          <w:numId w:val="8"/>
        </w:numPr>
        <w:jc w:val="both"/>
        <w:rPr/>
      </w:pPr>
      <w:r>
        <w:rPr>
          <w:sz w:val="20"/>
          <w:szCs w:val="20"/>
        </w:rPr>
        <w:t>Mitglieder zwischen *15* und *17* Jahren</w:t>
      </w:r>
    </w:p>
    <w:p>
      <w:pPr>
        <w:pStyle w:val="Normal"/>
        <w:numPr>
          <w:ilvl w:val="0"/>
          <w:numId w:val="8"/>
        </w:numPr>
        <w:jc w:val="both"/>
        <w:rPr/>
      </w:pPr>
      <w:r>
        <w:rPr>
          <w:sz w:val="20"/>
          <w:szCs w:val="20"/>
        </w:rPr>
        <w:t>Mitglieder zwischen *18* und *59* Jahren</w:t>
      </w:r>
    </w:p>
    <w:p>
      <w:pPr>
        <w:pStyle w:val="Normal"/>
        <w:numPr>
          <w:ilvl w:val="0"/>
          <w:numId w:val="8"/>
        </w:numPr>
        <w:jc w:val="both"/>
        <w:rPr/>
      </w:pPr>
      <w:bookmarkStart w:id="26" w:name="__RefHeading___Toc1919_1567046155"/>
      <w:bookmarkEnd w:id="26"/>
      <w:r>
        <w:rPr>
          <w:sz w:val="20"/>
          <w:szCs w:val="20"/>
        </w:rPr>
        <w:t>Mitglieder zwischen *60* und *100* Jahren</w:t>
      </w:r>
    </w:p>
    <w:p>
      <w:pPr>
        <w:pStyle w:val="Normal"/>
        <w:rPr>
          <w:rFonts w:ascii="Arial" w:hAnsi="Arial"/>
          <w:sz w:val="20"/>
          <w:szCs w:val="20"/>
        </w:rPr>
      </w:pPr>
      <w:r>
        <w:rPr>
          <w:sz w:val="20"/>
          <w:szCs w:val="20"/>
        </w:rPr>
      </w:r>
    </w:p>
    <w:p>
      <w:pPr>
        <w:pStyle w:val="Normal"/>
        <w:rPr>
          <w:rFonts w:ascii="Arial" w:hAnsi="Arial"/>
          <w:sz w:val="20"/>
          <w:szCs w:val="20"/>
        </w:rPr>
      </w:pPr>
      <w:r>
        <w:rPr>
          <w:sz w:val="20"/>
          <w:szCs w:val="20"/>
        </w:rPr>
      </w:r>
    </w:p>
    <w:p>
      <w:pPr>
        <w:pStyle w:val="Normal"/>
        <w:bidi w:val="0"/>
        <w:jc w:val="center"/>
        <w:rPr>
          <w:i/>
          <w:i/>
          <w:iCs/>
        </w:rPr>
      </w:pPr>
      <w:r>
        <w:rPr>
          <w:i/>
          <w:iCs/>
          <w:sz w:val="20"/>
          <w:szCs w:val="20"/>
        </w:rPr>
        <w:t>Hinweis</w:t>
      </w:r>
    </w:p>
    <w:p>
      <w:pPr>
        <w:pStyle w:val="Normal"/>
        <w:bidi w:val="0"/>
        <w:jc w:val="center"/>
        <w:rPr>
          <w:i/>
          <w:i/>
          <w:iCs/>
        </w:rPr>
      </w:pPr>
      <w:r>
        <w:rPr>
          <w:i/>
          <w:iCs/>
        </w:rPr>
      </w:r>
    </w:p>
    <w:p>
      <w:pPr>
        <w:pStyle w:val="Normal"/>
        <w:bidi w:val="0"/>
        <w:jc w:val="center"/>
        <w:rPr>
          <w:i/>
          <w:i/>
          <w:iCs/>
        </w:rPr>
      </w:pPr>
      <w:r>
        <w:rPr>
          <w:i/>
          <w:iCs/>
          <w:sz w:val="20"/>
          <w:szCs w:val="20"/>
        </w:rPr>
        <w:t>Sollte im obigen Beispiel ein Mitglied bei → Beiträge - Neuzuordnung altersgestaffelte Rollen älter als 100 Jahre sein, wird eine Fehlermeldung ausgegeben.</w:t>
      </w:r>
    </w:p>
    <w:p>
      <w:pPr>
        <w:pStyle w:val="Normal"/>
        <w:widowControl/>
        <w:numPr>
          <w:ilvl w:val="0"/>
          <w:numId w:val="0"/>
        </w:numPr>
        <w:suppressAutoHyphens w:val="true"/>
        <w:overflowPunct w:val="true"/>
        <w:bidi w:val="0"/>
        <w:ind w:hanging="0" w:left="0"/>
        <w:jc w:val="left"/>
        <w:outlineLvl w:val="0"/>
        <w:rPr>
          <w:sz w:val="20"/>
          <w:szCs w:val="20"/>
        </w:rPr>
      </w:pPr>
      <w:r>
        <w:rPr>
          <w:sz w:val="20"/>
          <w:szCs w:val="20"/>
        </w:rPr>
      </w:r>
    </w:p>
    <w:p>
      <w:pPr>
        <w:pStyle w:val="Normal"/>
        <w:bidi w:val="0"/>
        <w:jc w:val="both"/>
        <w:rPr/>
      </w:pPr>
      <w:r>
        <w:rPr>
          <w:sz w:val="20"/>
          <w:szCs w:val="20"/>
        </w:rPr>
        <w:t xml:space="preserve">Nachdem alle Rollen angelegt wurden, sollte über </w:t>
      </w:r>
      <w:r>
        <w:rPr>
          <w:i/>
          <w:iCs/>
          <w:sz w:val="20"/>
          <w:szCs w:val="20"/>
        </w:rPr>
        <w:t>→ Optionen - Rollenübersicht</w:t>
      </w:r>
      <w:r>
        <w:rPr>
          <w:sz w:val="20"/>
          <w:szCs w:val="20"/>
        </w:rPr>
        <w:t xml:space="preserve"> einmal geprüft werden, ob alle altersgestaffelten Rollen vom Plugin richtig erkannt werden.</w:t>
      </w:r>
    </w:p>
    <w:p>
      <w:pPr>
        <w:pStyle w:val="Normal"/>
        <w:bidi w:val="0"/>
        <w:jc w:val="both"/>
        <w:rPr>
          <w:rFonts w:ascii="Arial" w:hAnsi="Arial"/>
        </w:rPr>
      </w:pPr>
      <w:r>
        <w:rPr/>
      </w:r>
    </w:p>
    <w:p>
      <w:pPr>
        <w:pStyle w:val="Normal"/>
        <w:bidi w:val="0"/>
        <w:jc w:val="both"/>
        <w:rPr/>
      </w:pPr>
      <w:r>
        <w:rPr>
          <w:sz w:val="20"/>
          <w:szCs w:val="20"/>
        </w:rPr>
        <w:t>Danach können über die Neuzuordnung die Mitglieder neu auf die altersgestaffelten Rollen verteilt werden.</w:t>
      </w:r>
    </w:p>
    <w:p>
      <w:pPr>
        <w:pStyle w:val="Normal"/>
        <w:bidi w:val="0"/>
        <w:jc w:val="left"/>
        <w:rPr>
          <w:rFonts w:ascii="Arial" w:hAnsi="Arial"/>
          <w:sz w:val="20"/>
          <w:szCs w:val="20"/>
        </w:rPr>
      </w:pPr>
      <w:r>
        <w:rPr>
          <w:sz w:val="20"/>
          <w:szCs w:val="20"/>
        </w:rPr>
      </w:r>
    </w:p>
    <w:p>
      <w:pPr>
        <w:pStyle w:val="Normal"/>
        <w:widowControl/>
        <w:numPr>
          <w:ilvl w:val="0"/>
          <w:numId w:val="0"/>
        </w:numPr>
        <w:suppressAutoHyphens w:val="true"/>
        <w:overflowPunct w:val="true"/>
        <w:bidi w:val="0"/>
        <w:ind w:hanging="0" w:left="0"/>
        <w:jc w:val="left"/>
        <w:outlineLvl w:val="0"/>
        <w:rPr>
          <w:rFonts w:ascii="Arial" w:hAnsi="Arial"/>
        </w:rPr>
      </w:pPr>
      <w:r>
        <w:rPr/>
      </w:r>
    </w:p>
    <w:p>
      <w:pPr>
        <w:pStyle w:val="Heading2"/>
        <w:numPr>
          <w:ilvl w:val="1"/>
          <w:numId w:val="3"/>
        </w:numPr>
        <w:rPr>
          <w:rFonts w:ascii="Arial" w:hAnsi="Arial"/>
        </w:rPr>
      </w:pPr>
      <w:bookmarkStart w:id="27" w:name="__RefHeading___Toc1204_2975391565"/>
      <w:bookmarkEnd w:id="27"/>
      <w:r>
        <w:rPr/>
        <w:t>Neuzuordnung altersgestaffelte Rollen</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44">
            <wp:simplePos x="0" y="0"/>
            <wp:positionH relativeFrom="column">
              <wp:posOffset>-3810</wp:posOffset>
            </wp:positionH>
            <wp:positionV relativeFrom="paragraph">
              <wp:posOffset>635</wp:posOffset>
            </wp:positionV>
            <wp:extent cx="3239770" cy="565150"/>
            <wp:effectExtent l="0" t="0" r="0" b="0"/>
            <wp:wrapTopAndBottom/>
            <wp:docPr id="21" name="Bild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18" descr=""/>
                    <pic:cNvPicPr>
                      <a:picLocks noChangeAspect="1" noChangeArrowheads="1"/>
                    </pic:cNvPicPr>
                  </pic:nvPicPr>
                  <pic:blipFill>
                    <a:blip r:embed="rId24"/>
                    <a:stretch>
                      <a:fillRect/>
                    </a:stretch>
                  </pic:blipFill>
                  <pic:spPr bwMode="auto">
                    <a:xfrm>
                      <a:off x="0" y="0"/>
                      <a:ext cx="3239770" cy="565150"/>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Über diesen Menüpunkt werden alle Mitglieder von altersgestaffelten Rollen neu zugeordnet.</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Nach dem Anklicken des Buttons „Neuzuordnung“ erscheint zuerst eine Voransicht.</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45">
            <wp:simplePos x="0" y="0"/>
            <wp:positionH relativeFrom="column">
              <wp:posOffset>17780</wp:posOffset>
            </wp:positionH>
            <wp:positionV relativeFrom="paragraph">
              <wp:posOffset>57785</wp:posOffset>
            </wp:positionV>
            <wp:extent cx="3239770" cy="1760220"/>
            <wp:effectExtent l="0" t="0" r="0" b="0"/>
            <wp:wrapTopAndBottom/>
            <wp:docPr id="22"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28" descr=""/>
                    <pic:cNvPicPr>
                      <a:picLocks noChangeAspect="1" noChangeArrowheads="1"/>
                    </pic:cNvPicPr>
                  </pic:nvPicPr>
                  <pic:blipFill>
                    <a:blip r:embed="rId25"/>
                    <a:stretch>
                      <a:fillRect/>
                    </a:stretch>
                  </pic:blipFill>
                  <pic:spPr bwMode="auto">
                    <a:xfrm>
                      <a:off x="0" y="0"/>
                      <a:ext cx="3239770" cy="1760220"/>
                    </a:xfrm>
                    <a:prstGeom prst="rect">
                      <a:avLst/>
                    </a:prstGeom>
                  </pic:spPr>
                </pic:pic>
              </a:graphicData>
            </a:graphic>
          </wp:anchor>
        </w:drawing>
      </w:r>
    </w:p>
    <w:p>
      <w:pPr>
        <w:pStyle w:val="Normal"/>
        <w:rPr>
          <w:rFonts w:ascii="Arial" w:hAnsi="Arial"/>
          <w:sz w:val="20"/>
          <w:szCs w:val="20"/>
        </w:rPr>
      </w:pPr>
      <w:bookmarkStart w:id="28" w:name="__RefHeading___Toc1921_1567046155"/>
      <w:bookmarkEnd w:id="28"/>
      <w:r>
        <w:rPr>
          <w:sz w:val="20"/>
          <w:szCs w:val="20"/>
        </w:rPr>
        <w:t>Erst nach dem Anklicken von „Speichern“ werden die neuen Zuordnungen gespeichert.</w:t>
      </w:r>
    </w:p>
    <w:p>
      <w:pPr>
        <w:pStyle w:val="Normal"/>
        <w:rPr>
          <w:rFonts w:ascii="Arial" w:hAnsi="Arial"/>
          <w:sz w:val="20"/>
          <w:szCs w:val="20"/>
        </w:rPr>
      </w:pPr>
      <w:r>
        <w:rPr>
          <w:sz w:val="20"/>
          <w:szCs w:val="20"/>
        </w:rPr>
      </w:r>
    </w:p>
    <w:p>
      <w:pPr>
        <w:pStyle w:val="Normal"/>
        <w:rPr>
          <w:rFonts w:ascii="Arial" w:hAnsi="Arial"/>
          <w:sz w:val="20"/>
          <w:szCs w:val="20"/>
        </w:rPr>
      </w:pPr>
      <w:r>
        <w:rPr>
          <w:sz w:val="20"/>
          <w:szCs w:val="20"/>
        </w:rPr>
      </w:r>
    </w:p>
    <w:p>
      <w:pPr>
        <w:pStyle w:val="Heading2"/>
        <w:numPr>
          <w:ilvl w:val="1"/>
          <w:numId w:val="3"/>
        </w:numPr>
        <w:rPr>
          <w:rFonts w:ascii="Arial" w:hAnsi="Arial"/>
        </w:rPr>
      </w:pPr>
      <w:bookmarkStart w:id="29" w:name="__RefHeading___Toc1845_2317245886"/>
      <w:bookmarkEnd w:id="29"/>
      <w:r>
        <w:rPr/>
        <w:t>Referenzzeitpunkt/Monatsversatz</w:t>
      </w:r>
    </w:p>
    <w:p>
      <w:pPr>
        <w:pStyle w:val="Normal"/>
        <w:bidi w:val="0"/>
        <w:jc w:val="left"/>
        <w:rPr>
          <w:rFonts w:ascii="Arial" w:hAnsi="Arial"/>
        </w:rPr>
      </w:pPr>
      <w:r>
        <w:rPr/>
      </w:r>
    </w:p>
    <w:p>
      <w:pPr>
        <w:pStyle w:val="Normal"/>
        <w:bidi w:val="0"/>
        <w:jc w:val="left"/>
        <w:rPr/>
      </w:pPr>
      <w:r>
        <w:rPr>
          <w:sz w:val="20"/>
          <w:szCs w:val="20"/>
        </w:rPr>
        <w:t>Der Referenzzeitpunkt ist immer der 31.12. (24 Uhr) des vergangenen Jahres.</w:t>
        <w:br/>
        <w:br/>
        <w:t>Beispiel für die Einteilung in eine altersgestaffelte Rolle:</w:t>
      </w:r>
    </w:p>
    <w:p>
      <w:pPr>
        <w:pStyle w:val="Normal"/>
        <w:bidi w:val="0"/>
        <w:jc w:val="both"/>
        <w:rPr/>
      </w:pPr>
      <w:r>
        <w:rPr>
          <w:sz w:val="20"/>
          <w:szCs w:val="20"/>
        </w:rPr>
        <w:br/>
        <w:t xml:space="preserve">Gegeben sein soll eine Rolle mit folgenden Altersbeschränkungen: </w:t>
      </w:r>
      <w:r>
        <w:rPr>
          <w:b/>
          <w:bCs/>
          <w:sz w:val="20"/>
          <w:szCs w:val="20"/>
        </w:rPr>
        <w:t>Mitglieder %1% bis %2% Jahre</w:t>
      </w:r>
    </w:p>
    <w:p>
      <w:pPr>
        <w:pStyle w:val="Normal"/>
        <w:bidi w:val="0"/>
        <w:jc w:val="both"/>
        <w:rPr/>
      </w:pPr>
      <w:r>
        <w:rPr>
          <w:sz w:val="20"/>
          <w:szCs w:val="20"/>
        </w:rPr>
        <w:br/>
        <w:t>In diesem Fall wird geprüft, ob das Mitglied am 31.12. (24 Uhr) des vergangenen Jahres noch in die Alters</w:t>
        <w:softHyphen/>
        <w:t xml:space="preserve">struktur </w:t>
      </w:r>
      <w:r>
        <w:rPr>
          <w:b/>
          <w:bCs/>
          <w:sz w:val="20"/>
          <w:szCs w:val="20"/>
        </w:rPr>
        <w:t>1 bis 2</w:t>
      </w:r>
      <w:r>
        <w:rPr>
          <w:sz w:val="20"/>
          <w:szCs w:val="20"/>
        </w:rPr>
        <w:t xml:space="preserve"> Jahre passte (Minimum 1 Jahr alt war, bzw. Maximum 2 Jahre und 365 Tage alt war). Wenn nicht, wird es in eine andere Rolle verschoben.</w:t>
      </w:r>
    </w:p>
    <w:p>
      <w:pPr>
        <w:pStyle w:val="Normal"/>
        <w:bidi w:val="0"/>
        <w:jc w:val="both"/>
        <w:rPr/>
      </w:pPr>
      <w:r>
        <w:rPr>
          <w:sz w:val="20"/>
          <w:szCs w:val="20"/>
        </w:rPr>
        <w:br/>
        <w:br/>
        <w:t xml:space="preserve">Mit Monatsversatz kann dieser Referenzzeitpunkt um volle Monate in die Zukunft oder in die Vergangenheit versetzt werden. </w:t>
      </w:r>
      <w:r>
        <w:br w:type="page"/>
      </w:r>
    </w:p>
    <w:p>
      <w:pPr>
        <w:pStyle w:val="Heading1"/>
        <w:numPr>
          <w:ilvl w:val="0"/>
          <w:numId w:val="3"/>
        </w:numPr>
        <w:spacing w:before="0" w:after="120"/>
        <w:rPr>
          <w:rFonts w:ascii="Arial" w:hAnsi="Arial"/>
        </w:rPr>
      </w:pPr>
      <w:bookmarkStart w:id="30" w:name="__RefHeading___Toc1923_1567046155"/>
      <w:bookmarkEnd w:id="30"/>
      <w:r>
        <w:rPr/>
        <w:t>Familienrollen</w:t>
      </w:r>
    </w:p>
    <w:p>
      <w:pPr>
        <w:pStyle w:val="Normal"/>
        <w:bidi w:val="0"/>
        <w:jc w:val="left"/>
        <w:rPr>
          <w:rFonts w:ascii="Arial" w:hAnsi="Arial"/>
        </w:rPr>
      </w:pPr>
      <w:r>
        <w:rPr/>
      </w:r>
    </w:p>
    <w:p>
      <w:pPr>
        <w:pStyle w:val="Heading2"/>
        <w:numPr>
          <w:ilvl w:val="1"/>
          <w:numId w:val="3"/>
        </w:numPr>
        <w:rPr>
          <w:rFonts w:ascii="Arial" w:hAnsi="Arial"/>
        </w:rPr>
      </w:pPr>
      <w:bookmarkStart w:id="31" w:name="__RefHeading___Toc1925_1567046155"/>
      <w:bookmarkEnd w:id="31"/>
      <w:r>
        <w:rPr/>
        <w:t>Grundlagen</w:t>
      </w:r>
    </w:p>
    <w:p>
      <w:pPr>
        <w:pStyle w:val="Normal"/>
        <w:bidi w:val="0"/>
        <w:jc w:val="left"/>
        <w:rPr>
          <w:rFonts w:ascii="Arial" w:hAnsi="Arial"/>
        </w:rPr>
      </w:pPr>
      <w:r>
        <w:rPr/>
      </w:r>
    </w:p>
    <w:p>
      <w:pPr>
        <w:pStyle w:val="Normal"/>
        <w:bidi w:val="0"/>
        <w:jc w:val="both"/>
        <w:rPr/>
      </w:pPr>
      <w:r>
        <w:rPr>
          <w:sz w:val="20"/>
          <w:szCs w:val="20"/>
        </w:rPr>
        <w:t>Beiträge, die für eine Familienrolle definiert sind, gelten für die gesamte Familie bzw. Gruppe, nicht für jedes Einzelmitglied. Alle Angehörigen einer Familienrolle zahlen einen gemeinsamen Beitrag.</w:t>
      </w:r>
    </w:p>
    <w:p>
      <w:pPr>
        <w:pStyle w:val="Normal"/>
        <w:bidi w:val="0"/>
        <w:jc w:val="both"/>
        <w:rPr>
          <w:rFonts w:ascii="Arial" w:hAnsi="Arial"/>
          <w:sz w:val="20"/>
          <w:szCs w:val="20"/>
        </w:rPr>
      </w:pPr>
      <w:r>
        <w:rPr>
          <w:sz w:val="20"/>
          <w:szCs w:val="20"/>
        </w:rPr>
      </w:r>
    </w:p>
    <w:p>
      <w:pPr>
        <w:pStyle w:val="Normal"/>
        <w:bidi w:val="0"/>
        <w:jc w:val="both"/>
        <w:rPr/>
      </w:pPr>
      <w:r>
        <w:rPr>
          <w:sz w:val="20"/>
          <w:szCs w:val="20"/>
        </w:rPr>
        <w:t>Damit das Plugin Familienrollen von anderen Beitragsrollen unterscheiden kann, müssen alle Familienrollen mit einem fest definierten Präfix beginnen, z.B. "Fam" oder "Familie" (→</w:t>
      </w:r>
      <w:r>
        <w:rPr>
          <w:i/>
          <w:iCs/>
          <w:sz w:val="20"/>
          <w:szCs w:val="20"/>
        </w:rPr>
        <w:t xml:space="preserve"> Einstellungen – Familienrollen - Prä</w:t>
        <w:softHyphen/>
        <w:t>fix</w:t>
      </w:r>
      <w:r>
        <w:rPr>
          <w:sz w:val="20"/>
          <w:szCs w:val="20"/>
        </w:rPr>
        <w:t>).</w:t>
      </w:r>
    </w:p>
    <w:p>
      <w:pPr>
        <w:pStyle w:val="Normal"/>
        <w:bidi w:val="0"/>
        <w:jc w:val="both"/>
        <w:rPr>
          <w:rFonts w:ascii="Arial" w:hAnsi="Arial"/>
          <w:sz w:val="20"/>
          <w:szCs w:val="20"/>
        </w:rPr>
      </w:pPr>
      <w:r>
        <w:rPr>
          <w:sz w:val="20"/>
          <w:szCs w:val="20"/>
        </w:rPr>
      </w:r>
    </w:p>
    <w:p>
      <w:pPr>
        <w:pStyle w:val="Normal"/>
        <w:bidi w:val="0"/>
        <w:jc w:val="both"/>
        <w:rPr/>
      </w:pPr>
      <w:r>
        <w:rPr>
          <w:sz w:val="20"/>
          <w:szCs w:val="20"/>
        </w:rPr>
        <w:t>Es können beliebig viele Familienrollen definiert werden (z.B. Fam100 mit Beitrag 100 EUR oder Fam200 mit Beitrag 200 EUR). Hierbei ist jedoch darauf zu achten, dass sich alle Präfixe voneinander unterscheiden. Es darf nicht "Fam" gleichzeitig mit "Familie" verwendet werden.</w:t>
      </w:r>
    </w:p>
    <w:p>
      <w:pPr>
        <w:pStyle w:val="Normal"/>
        <w:bidi w:val="0"/>
        <w:jc w:val="both"/>
        <w:rPr>
          <w:rFonts w:ascii="Arial" w:hAnsi="Arial"/>
          <w:sz w:val="20"/>
          <w:szCs w:val="20"/>
        </w:rPr>
      </w:pPr>
      <w:r>
        <w:rPr>
          <w:sz w:val="20"/>
          <w:szCs w:val="20"/>
        </w:rPr>
      </w:r>
    </w:p>
    <w:p>
      <w:pPr>
        <w:pStyle w:val="Normal"/>
        <w:bidi w:val="0"/>
        <w:jc w:val="center"/>
        <w:rPr/>
      </w:pPr>
      <w:r>
        <w:rPr>
          <w:b/>
          <w:bCs/>
          <w:sz w:val="20"/>
          <w:szCs w:val="20"/>
        </w:rPr>
        <w:t>Wichtiger Hinweis</w:t>
      </w:r>
    </w:p>
    <w:p>
      <w:pPr>
        <w:pStyle w:val="Normal"/>
        <w:bidi w:val="0"/>
        <w:jc w:val="center"/>
        <w:rPr>
          <w:b/>
          <w:bCs/>
          <w:sz w:val="20"/>
          <w:szCs w:val="20"/>
        </w:rPr>
      </w:pPr>
      <w:r>
        <w:rPr>
          <w:b/>
          <w:bCs/>
          <w:sz w:val="20"/>
          <w:szCs w:val="20"/>
        </w:rPr>
      </w:r>
    </w:p>
    <w:p>
      <w:pPr>
        <w:pStyle w:val="Normal"/>
        <w:bidi w:val="0"/>
        <w:jc w:val="center"/>
        <w:rPr>
          <w:i/>
          <w:i/>
          <w:iCs/>
        </w:rPr>
      </w:pPr>
      <w:r>
        <w:rPr>
          <w:i/>
          <w:iCs/>
          <w:sz w:val="20"/>
          <w:szCs w:val="20"/>
        </w:rPr>
        <w:t>Auch wenn nicht mit Familienrollen gearbeitet wird, muss trotzdem mindestens eine Familie mit einem Fami</w:t>
        <w:softHyphen/>
        <w:t>lienrollen-Präfix definiert sein, da ansonsten das Plugin alle Beitragsrollen als Familienrollen einstuft und die Beiträge falsch berechnet werden.</w:t>
      </w:r>
    </w:p>
    <w:p>
      <w:pPr>
        <w:pStyle w:val="Normal"/>
        <w:bidi w:val="0"/>
        <w:jc w:val="both"/>
        <w:rPr>
          <w:rFonts w:ascii="Arial" w:hAnsi="Arial"/>
          <w:sz w:val="20"/>
          <w:szCs w:val="20"/>
        </w:rPr>
      </w:pPr>
      <w:r>
        <w:rPr>
          <w:sz w:val="20"/>
          <w:szCs w:val="20"/>
        </w:rPr>
      </w:r>
    </w:p>
    <w:p>
      <w:pPr>
        <w:pStyle w:val="Normal"/>
        <w:bidi w:val="0"/>
        <w:jc w:val="both"/>
        <w:rPr/>
      </w:pPr>
      <w:r>
        <w:rPr>
          <w:sz w:val="20"/>
          <w:szCs w:val="20"/>
        </w:rPr>
        <w:t>Beispiele für Rollennamen:</w:t>
      </w:r>
    </w:p>
    <w:p>
      <w:pPr>
        <w:pStyle w:val="Normal"/>
        <w:bidi w:val="0"/>
        <w:jc w:val="both"/>
        <w:rPr/>
      </w:pPr>
      <w:r>
        <w:rPr>
          <w:sz w:val="20"/>
          <w:szCs w:val="20"/>
        </w:rPr>
        <w:tab/>
        <w:t>- mit dem Familienrollen-Präfix „Familie“</w:t>
      </w:r>
    </w:p>
    <w:p>
      <w:pPr>
        <w:pStyle w:val="Normal"/>
        <w:bidi w:val="0"/>
        <w:jc w:val="both"/>
        <w:rPr/>
      </w:pPr>
      <w:r>
        <w:rPr>
          <w:sz w:val="20"/>
          <w:szCs w:val="20"/>
        </w:rPr>
        <w:t xml:space="preserve">  </w:t>
      </w:r>
      <w:r>
        <w:rPr>
          <w:sz w:val="20"/>
          <w:szCs w:val="20"/>
        </w:rPr>
        <w:tab/>
        <w:tab/>
        <w:t>* Familie Meier Hubert</w:t>
      </w:r>
    </w:p>
    <w:p>
      <w:pPr>
        <w:pStyle w:val="Normal"/>
        <w:bidi w:val="0"/>
        <w:jc w:val="both"/>
        <w:rPr/>
      </w:pPr>
      <w:r>
        <w:rPr>
          <w:sz w:val="20"/>
          <w:szCs w:val="20"/>
        </w:rPr>
        <w:tab/>
        <w:tab/>
        <w:t>* Familie Huber</w:t>
      </w:r>
    </w:p>
    <w:p>
      <w:pPr>
        <w:pStyle w:val="Normal"/>
        <w:bidi w:val="0"/>
        <w:jc w:val="both"/>
        <w:rPr/>
      </w:pPr>
      <w:r>
        <w:rPr>
          <w:sz w:val="20"/>
          <w:szCs w:val="20"/>
        </w:rPr>
        <w:tab/>
        <w:t>- mit dem Familienrollen-Präfix „Fam100“</w:t>
      </w:r>
    </w:p>
    <w:p>
      <w:pPr>
        <w:pStyle w:val="Normal"/>
        <w:bidi w:val="0"/>
        <w:jc w:val="both"/>
        <w:rPr/>
      </w:pPr>
      <w:r>
        <w:rPr>
          <w:sz w:val="20"/>
          <w:szCs w:val="20"/>
        </w:rPr>
        <w:t xml:space="preserve">  </w:t>
      </w:r>
      <w:r>
        <w:rPr>
          <w:sz w:val="20"/>
          <w:szCs w:val="20"/>
        </w:rPr>
        <w:tab/>
        <w:tab/>
        <w:t>* Fam100 Roller</w:t>
      </w:r>
    </w:p>
    <w:p>
      <w:pPr>
        <w:pStyle w:val="Normal"/>
        <w:bidi w:val="0"/>
        <w:jc w:val="both"/>
        <w:rPr/>
      </w:pPr>
      <w:r>
        <w:rPr>
          <w:sz w:val="20"/>
          <w:szCs w:val="20"/>
        </w:rPr>
        <w:tab/>
        <w:tab/>
        <w:t>* Fam100 Müller Felix</w:t>
      </w:r>
    </w:p>
    <w:p>
      <w:pPr>
        <w:pStyle w:val="Normal"/>
        <w:bidi w:val="0"/>
        <w:jc w:val="left"/>
        <w:rPr>
          <w:rFonts w:ascii="Arial" w:hAnsi="Arial"/>
          <w:sz w:val="20"/>
          <w:szCs w:val="20"/>
        </w:rPr>
      </w:pPr>
      <w:r>
        <w:rPr>
          <w:sz w:val="20"/>
          <w:szCs w:val="20"/>
        </w:rPr>
      </w:r>
    </w:p>
    <w:p>
      <w:pPr>
        <w:pStyle w:val="Heading2"/>
        <w:numPr>
          <w:ilvl w:val="1"/>
          <w:numId w:val="3"/>
        </w:numPr>
        <w:rPr>
          <w:rFonts w:ascii="Arial" w:hAnsi="Arial"/>
        </w:rPr>
      </w:pPr>
      <w:bookmarkStart w:id="32" w:name="__RefHeading___Toc1891_3092496962"/>
      <w:bookmarkEnd w:id="32"/>
      <w:r>
        <w:rPr/>
        <w:t>Anwendung</w:t>
      </w:r>
    </w:p>
    <w:p>
      <w:pPr>
        <w:pStyle w:val="BodyText"/>
        <w:rPr>
          <w:rFonts w:ascii="Arial" w:hAnsi="Arial"/>
        </w:rPr>
      </w:pPr>
      <w:r>
        <w:rPr/>
      </w:r>
    </w:p>
    <w:p>
      <w:pPr>
        <w:pStyle w:val="BodyText"/>
        <w:numPr>
          <w:ilvl w:val="2"/>
          <w:numId w:val="2"/>
        </w:numPr>
        <w:jc w:val="both"/>
        <w:rPr/>
      </w:pPr>
      <w:r>
        <w:rPr>
          <w:sz w:val="20"/>
          <w:szCs w:val="20"/>
        </w:rPr>
        <w:t>Zuerst werden über →</w:t>
      </w:r>
      <w:r>
        <w:rPr>
          <w:b w:val="false"/>
          <w:bCs w:val="false"/>
          <w:i/>
          <w:iCs/>
          <w:sz w:val="20"/>
          <w:szCs w:val="20"/>
        </w:rPr>
        <w:t xml:space="preserve"> Einstellungen – Familienrollen </w:t>
      </w:r>
      <w:r>
        <w:rPr>
          <w:b w:val="false"/>
          <w:bCs w:val="false"/>
          <w:i w:val="false"/>
          <w:iCs w:val="false"/>
          <w:sz w:val="20"/>
          <w:szCs w:val="20"/>
        </w:rPr>
        <w:t xml:space="preserve">eine oder mehrere Familienrollen (mit Präfix, Beitrag und Beitragszeitraum) definiert. </w:t>
      </w:r>
    </w:p>
    <w:p>
      <w:pPr>
        <w:pStyle w:val="Normal"/>
        <w:jc w:val="both"/>
        <w:rPr/>
      </w:pPr>
      <w:r>
        <w:rPr>
          <w:sz w:val="20"/>
          <w:szCs w:val="20"/>
        </w:rPr>
        <w:t>Danach werden die Familienrollen dazu angelegt und diesen Rollen Mitglieder zugeordnet.</w:t>
      </w:r>
    </w:p>
    <w:p>
      <w:pPr>
        <w:pStyle w:val="Normal"/>
        <w:jc w:val="both"/>
        <w:rPr>
          <w:rFonts w:ascii="Arial" w:hAnsi="Arial"/>
          <w:sz w:val="20"/>
          <w:szCs w:val="20"/>
        </w:rPr>
      </w:pPr>
      <w:r>
        <w:rPr>
          <w:sz w:val="20"/>
          <w:szCs w:val="20"/>
        </w:rPr>
      </w:r>
    </w:p>
    <w:p>
      <w:pPr>
        <w:pStyle w:val="Normal"/>
        <w:jc w:val="both"/>
        <w:rPr/>
      </w:pPr>
      <w:r>
        <w:rPr>
          <w:sz w:val="20"/>
          <w:szCs w:val="20"/>
        </w:rPr>
        <w:t>Beispiel:</w:t>
      </w:r>
    </w:p>
    <w:p>
      <w:pPr>
        <w:pStyle w:val="Normal"/>
        <w:ind w:hanging="0" w:left="709"/>
        <w:jc w:val="both"/>
        <w:rPr/>
      </w:pPr>
      <w:r>
        <w:rPr>
          <w:sz w:val="20"/>
          <w:szCs w:val="20"/>
        </w:rPr>
        <w:t>Über →</w:t>
      </w:r>
      <w:r>
        <w:rPr>
          <w:b w:val="false"/>
          <w:bCs w:val="false"/>
          <w:i/>
          <w:iCs/>
          <w:sz w:val="20"/>
          <w:szCs w:val="20"/>
        </w:rPr>
        <w:t xml:space="preserve"> Einstellungen – Familienrollen w</w:t>
      </w:r>
      <w:r>
        <w:rPr>
          <w:sz w:val="20"/>
          <w:szCs w:val="20"/>
        </w:rPr>
        <w:t>urde eine Familienrolle mit folgenden Daten definiert:</w:t>
      </w:r>
    </w:p>
    <w:p>
      <w:pPr>
        <w:pStyle w:val="Normal"/>
        <w:numPr>
          <w:ilvl w:val="0"/>
          <w:numId w:val="16"/>
        </w:numPr>
        <w:jc w:val="both"/>
        <w:rPr/>
      </w:pPr>
      <w:r>
        <w:rPr>
          <w:sz w:val="20"/>
          <w:szCs w:val="20"/>
        </w:rPr>
        <w:t>Präfix: Fam100</w:t>
      </w:r>
    </w:p>
    <w:p>
      <w:pPr>
        <w:pStyle w:val="Normal"/>
        <w:numPr>
          <w:ilvl w:val="0"/>
          <w:numId w:val="16"/>
        </w:numPr>
        <w:jc w:val="both"/>
        <w:rPr/>
      </w:pPr>
      <w:r>
        <w:rPr>
          <w:sz w:val="20"/>
          <w:szCs w:val="20"/>
        </w:rPr>
        <w:t xml:space="preserve">Beitrag: 100 </w:t>
      </w:r>
    </w:p>
    <w:p>
      <w:pPr>
        <w:pStyle w:val="Normal"/>
        <w:numPr>
          <w:ilvl w:val="0"/>
          <w:numId w:val="16"/>
        </w:numPr>
        <w:jc w:val="both"/>
        <w:rPr/>
      </w:pPr>
      <w:r>
        <w:rPr>
          <w:sz w:val="20"/>
          <w:szCs w:val="20"/>
        </w:rPr>
        <w:t>Beitragszeitraum: Monatlich</w:t>
      </w:r>
    </w:p>
    <w:p>
      <w:pPr>
        <w:pStyle w:val="Normal"/>
        <w:ind w:hanging="0" w:left="709"/>
        <w:jc w:val="both"/>
        <w:rPr>
          <w:rFonts w:ascii="Arial" w:hAnsi="Arial"/>
          <w:sz w:val="20"/>
          <w:szCs w:val="20"/>
        </w:rPr>
      </w:pPr>
      <w:r>
        <w:rPr>
          <w:sz w:val="20"/>
          <w:szCs w:val="20"/>
        </w:rPr>
      </w:r>
    </w:p>
    <w:p>
      <w:pPr>
        <w:pStyle w:val="Normal"/>
        <w:ind w:hanging="0" w:left="709"/>
        <w:jc w:val="both"/>
        <w:rPr/>
      </w:pPr>
      <w:r>
        <w:rPr>
          <w:sz w:val="20"/>
          <w:szCs w:val="20"/>
        </w:rPr>
        <w:t>Hierzu könnten dann über „Gruppen &amp; Rollen“ folgende Rollen definiert werden:</w:t>
      </w:r>
    </w:p>
    <w:p>
      <w:pPr>
        <w:pStyle w:val="Normal"/>
        <w:numPr>
          <w:ilvl w:val="0"/>
          <w:numId w:val="17"/>
        </w:numPr>
        <w:jc w:val="both"/>
        <w:rPr/>
      </w:pPr>
      <w:r>
        <w:rPr>
          <w:sz w:val="20"/>
          <w:szCs w:val="20"/>
        </w:rPr>
        <w:t>„</w:t>
      </w:r>
      <w:r>
        <w:rPr>
          <w:sz w:val="20"/>
          <w:szCs w:val="20"/>
        </w:rPr>
        <w:t>Fam100 Meier Hubert“ (mit den Mitgliedern Meier Hubert, Meier Hildegard)</w:t>
      </w:r>
    </w:p>
    <w:p>
      <w:pPr>
        <w:pStyle w:val="Normal"/>
        <w:numPr>
          <w:ilvl w:val="0"/>
          <w:numId w:val="17"/>
        </w:numPr>
        <w:jc w:val="both"/>
        <w:rPr/>
      </w:pPr>
      <w:r>
        <w:rPr>
          <w:sz w:val="20"/>
          <w:szCs w:val="20"/>
        </w:rPr>
        <w:t>„</w:t>
      </w:r>
      <w:r>
        <w:rPr>
          <w:sz w:val="20"/>
          <w:szCs w:val="20"/>
        </w:rPr>
        <w:t>Fam100 Wildstetter“ (mit den Mitgliedern Wildstetter Anton, Wildstetter Hilde)</w:t>
      </w:r>
    </w:p>
    <w:p>
      <w:pPr>
        <w:pStyle w:val="Normal"/>
        <w:jc w:val="both"/>
        <w:rPr>
          <w:rFonts w:ascii="Arial" w:hAnsi="Arial"/>
          <w:sz w:val="20"/>
          <w:szCs w:val="20"/>
        </w:rPr>
      </w:pPr>
      <w:r>
        <w:rPr>
          <w:sz w:val="20"/>
          <w:szCs w:val="20"/>
        </w:rPr>
      </w:r>
    </w:p>
    <w:p>
      <w:pPr>
        <w:pStyle w:val="Normal"/>
        <w:bidi w:val="0"/>
        <w:jc w:val="both"/>
        <w:rPr/>
      </w:pPr>
      <w:r>
        <w:rPr/>
        <w:t>N</w:t>
      </w:r>
      <w:r>
        <w:rPr>
          <w:sz w:val="20"/>
          <w:szCs w:val="20"/>
        </w:rPr>
        <w:t>achdem alle Rollen über „Gruppen &amp; Rollen“ definiert worden sind, müssen sie auf aktuellen Stand ge</w:t>
        <w:softHyphen/>
        <w:t xml:space="preserve">bracht werden. Dazu </w:t>
      </w:r>
      <w:r>
        <w:rPr>
          <w:i/>
          <w:iCs/>
          <w:sz w:val="20"/>
          <w:szCs w:val="20"/>
        </w:rPr>
        <w:t>→ Optionen - Familienrollen aktualisieren</w:t>
      </w:r>
      <w:r>
        <w:rPr>
          <w:i w:val="false"/>
          <w:iCs w:val="false"/>
          <w:sz w:val="20"/>
          <w:szCs w:val="20"/>
        </w:rPr>
        <w:t xml:space="preserve"> ausführen. Dadurch werden </w:t>
      </w:r>
      <w:r>
        <w:rPr>
          <w:sz w:val="20"/>
          <w:szCs w:val="20"/>
        </w:rPr>
        <w:t>die Einträge von Beitrag, Beitragszeitraum und Beschreibung von Familienrollen mit den Angaben in den Einstellungen abge</w:t>
        <w:softHyphen/>
        <w:t>glichen und aktualisiert.</w:t>
      </w:r>
    </w:p>
    <w:p>
      <w:pPr>
        <w:pStyle w:val="Normal"/>
        <w:bidi w:val="0"/>
        <w:jc w:val="both"/>
        <w:rPr>
          <w:rFonts w:ascii="Arial" w:hAnsi="Arial"/>
        </w:rPr>
      </w:pPr>
      <w:r>
        <w:rPr/>
      </w:r>
    </w:p>
    <w:p>
      <w:pPr>
        <w:pStyle w:val="Normal"/>
        <w:bidi w:val="0"/>
        <w:jc w:val="both"/>
        <w:rPr/>
      </w:pPr>
      <w:r>
        <w:rPr>
          <w:sz w:val="20"/>
          <w:szCs w:val="20"/>
        </w:rPr>
        <w:t xml:space="preserve">Zum Schluss könnte man noch </w:t>
      </w:r>
      <w:r>
        <w:rPr>
          <w:i/>
          <w:iCs/>
          <w:sz w:val="20"/>
          <w:szCs w:val="20"/>
        </w:rPr>
        <w:t>→ Optionen - Prüfungen</w:t>
      </w:r>
      <w:r>
        <w:rPr>
          <w:sz w:val="20"/>
          <w:szCs w:val="20"/>
        </w:rPr>
        <w:t xml:space="preserve"> ausführen und evtl. angezeigte Fehler korrigieren.</w:t>
      </w:r>
    </w:p>
    <w:p>
      <w:pPr>
        <w:pStyle w:val="Normal"/>
        <w:bidi w:val="0"/>
        <w:jc w:val="left"/>
        <w:rPr>
          <w:sz w:val="20"/>
          <w:szCs w:val="20"/>
        </w:rPr>
      </w:pPr>
      <w:r>
        <w:rPr>
          <w:sz w:val="20"/>
          <w:szCs w:val="20"/>
        </w:rPr>
        <w:t xml:space="preserve"> </w:t>
      </w:r>
    </w:p>
    <w:p>
      <w:pPr>
        <w:pStyle w:val="Normal"/>
        <w:bidi w:val="0"/>
        <w:jc w:val="left"/>
        <w:rPr>
          <w:sz w:val="20"/>
          <w:szCs w:val="20"/>
        </w:rPr>
      </w:pPr>
      <w:r>
        <w:rPr>
          <w:sz w:val="20"/>
          <w:szCs w:val="20"/>
        </w:rPr>
      </w:r>
    </w:p>
    <w:p>
      <w:pPr>
        <w:pStyle w:val="Normal"/>
        <w:bidi w:val="0"/>
        <w:jc w:val="left"/>
        <w:rPr>
          <w:sz w:val="20"/>
          <w:szCs w:val="20"/>
        </w:rPr>
      </w:pPr>
      <w:r>
        <w:rPr>
          <w:sz w:val="20"/>
          <w:szCs w:val="20"/>
        </w:rPr>
      </w:r>
    </w:p>
    <w:p>
      <w:pPr>
        <w:pStyle w:val="Normal"/>
        <w:bidi w:val="0"/>
        <w:jc w:val="left"/>
        <w:rPr>
          <w:sz w:val="20"/>
          <w:szCs w:val="20"/>
        </w:rPr>
      </w:pPr>
      <w:r>
        <w:rPr>
          <w:sz w:val="20"/>
          <w:szCs w:val="20"/>
        </w:rPr>
      </w:r>
    </w:p>
    <w:p>
      <w:pPr>
        <w:pStyle w:val="Normal"/>
        <w:bidi w:val="0"/>
        <w:jc w:val="left"/>
        <w:rPr>
          <w:rFonts w:ascii="Arial" w:hAnsi="Arial"/>
          <w:b w:val="false"/>
          <w:bCs w:val="false"/>
        </w:rPr>
      </w:pPr>
      <w:r>
        <w:rPr>
          <w:b w:val="false"/>
          <w:bCs w:val="false"/>
        </w:rPr>
      </w:r>
    </w:p>
    <w:p>
      <w:pPr>
        <w:pStyle w:val="Heading2"/>
        <w:numPr>
          <w:ilvl w:val="1"/>
          <w:numId w:val="3"/>
        </w:numPr>
        <w:rPr/>
      </w:pPr>
      <w:bookmarkStart w:id="33" w:name="__RefHeading___Toc2073_3127355303"/>
      <w:bookmarkEnd w:id="33"/>
      <w:r>
        <w:rPr/>
        <w:t>Zahlungspflichtiger</w:t>
      </w:r>
    </w:p>
    <w:p>
      <w:pPr>
        <w:pStyle w:val="Normal"/>
        <w:bidi w:val="0"/>
        <w:jc w:val="left"/>
        <w:rPr>
          <w:rFonts w:ascii="Arial" w:hAnsi="Arial"/>
        </w:rPr>
      </w:pPr>
      <w:r>
        <w:rPr/>
      </w:r>
    </w:p>
    <w:p>
      <w:pPr>
        <w:pStyle w:val="Normal"/>
        <w:bidi w:val="0"/>
        <w:jc w:val="both"/>
        <w:rPr/>
      </w:pPr>
      <w:r>
        <w:rPr>
          <w:sz w:val="20"/>
          <w:szCs w:val="20"/>
        </w:rPr>
        <w:t>Bei Familienrollen wird das erste Mitglied, bei dem Kontodaten hinterlegt sind, vom Plugin als Zahlungs</w:t>
        <w:softHyphen/>
        <w:t>pflichtiger markiert. Diesem Zahlungspflichtigen werden die errechneten Beiträge zugeordnet.</w:t>
      </w:r>
    </w:p>
    <w:p>
      <w:pPr>
        <w:pStyle w:val="Normal"/>
        <w:bidi w:val="0"/>
        <w:jc w:val="both"/>
        <w:rPr>
          <w:rFonts w:ascii="Arial" w:hAnsi="Arial"/>
          <w:sz w:val="20"/>
          <w:szCs w:val="20"/>
        </w:rPr>
      </w:pPr>
      <w:r>
        <w:rPr>
          <w:sz w:val="20"/>
          <w:szCs w:val="20"/>
        </w:rPr>
      </w:r>
    </w:p>
    <w:p>
      <w:pPr>
        <w:pStyle w:val="Normal"/>
        <w:bidi w:val="0"/>
        <w:jc w:val="both"/>
        <w:rPr/>
      </w:pPr>
      <w:r>
        <w:rPr>
          <w:sz w:val="20"/>
          <w:szCs w:val="20"/>
        </w:rPr>
        <w:t>Sind bei keinem Familienmitglied Kontodaten hinterlegt, so wird das erste Mitglied, das in der Datenbank ge</w:t>
        <w:softHyphen/>
        <w:t>funden wird, als Zahlungspflichtiger bestimmt. Dies könnte unter Umständen auch ein kleines Kind sein.</w:t>
      </w:r>
    </w:p>
    <w:p>
      <w:pPr>
        <w:pStyle w:val="Normal"/>
        <w:bidi w:val="0"/>
        <w:jc w:val="both"/>
        <w:rPr>
          <w:rFonts w:ascii="Arial" w:hAnsi="Arial"/>
          <w:sz w:val="20"/>
          <w:szCs w:val="20"/>
        </w:rPr>
      </w:pPr>
      <w:r>
        <w:rPr>
          <w:sz w:val="20"/>
          <w:szCs w:val="20"/>
        </w:rPr>
      </w:r>
    </w:p>
    <w:p>
      <w:pPr>
        <w:pStyle w:val="Normal"/>
        <w:bidi w:val="0"/>
        <w:jc w:val="both"/>
        <w:rPr/>
      </w:pPr>
      <w:r>
        <w:rPr>
          <w:sz w:val="20"/>
          <w:szCs w:val="20"/>
        </w:rPr>
        <w:t>Um diesem Sonderfall vorzubeugen, kann bei einer Familie ein Leiter bestimmt werden. Der Leiter ist in die</w:t>
        <w:softHyphen/>
        <w:t>sem Fall für das Programm der Zahlungspflichtige, unabhängig davon, ob bei Ihm Kontodaten hinterlegt sind oder nicht.</w:t>
      </w:r>
    </w:p>
    <w:p>
      <w:pPr>
        <w:pStyle w:val="Normal"/>
        <w:bidi w:val="0"/>
        <w:jc w:val="left"/>
        <w:rPr>
          <w:rFonts w:ascii="Arial" w:hAnsi="Arial"/>
          <w:sz w:val="20"/>
          <w:szCs w:val="20"/>
        </w:rPr>
      </w:pPr>
      <w:r>
        <w:rPr>
          <w:sz w:val="20"/>
          <w:szCs w:val="20"/>
        </w:rPr>
      </w:r>
    </w:p>
    <w:p>
      <w:pPr>
        <w:pStyle w:val="Normal"/>
        <w:bidi w:val="0"/>
        <w:jc w:val="center"/>
        <w:rPr>
          <w:sz w:val="20"/>
          <w:szCs w:val="20"/>
        </w:rPr>
      </w:pPr>
      <w:r>
        <w:rPr>
          <w:b/>
          <w:bCs/>
          <w:i/>
          <w:iCs/>
          <w:sz w:val="20"/>
          <w:szCs w:val="20"/>
        </w:rPr>
        <w:t>Achtung</w:t>
      </w:r>
    </w:p>
    <w:p>
      <w:pPr>
        <w:pStyle w:val="Normal"/>
        <w:bidi w:val="0"/>
        <w:jc w:val="center"/>
        <w:rPr>
          <w:rFonts w:ascii="Arial" w:hAnsi="Arial"/>
          <w:i/>
          <w:i/>
          <w:iCs/>
          <w:sz w:val="20"/>
          <w:szCs w:val="20"/>
        </w:rPr>
      </w:pPr>
      <w:r>
        <w:rPr>
          <w:i/>
          <w:iCs/>
          <w:sz w:val="20"/>
          <w:szCs w:val="20"/>
        </w:rPr>
      </w:r>
    </w:p>
    <w:p>
      <w:pPr>
        <w:pStyle w:val="Normal"/>
        <w:bidi w:val="0"/>
        <w:jc w:val="center"/>
        <w:rPr>
          <w:sz w:val="20"/>
          <w:szCs w:val="20"/>
        </w:rPr>
      </w:pPr>
      <w:r>
        <w:rPr>
          <w:i/>
          <w:iCs/>
          <w:sz w:val="20"/>
          <w:szCs w:val="20"/>
        </w:rPr>
        <w:t>Ein Leiter einer Familie kann nicht gleichzeitig Leiter einer weiteren Familie sein.</w:t>
      </w:r>
    </w:p>
    <w:p>
      <w:pPr>
        <w:pStyle w:val="Normal"/>
        <w:bidi w:val="0"/>
        <w:jc w:val="left"/>
        <w:rPr>
          <w:rFonts w:ascii="Arial" w:hAnsi="Arial"/>
        </w:rPr>
      </w:pPr>
      <w:r>
        <w:rPr/>
      </w:r>
    </w:p>
    <w:p>
      <w:pPr>
        <w:pStyle w:val="Heading2"/>
        <w:numPr>
          <w:ilvl w:val="1"/>
          <w:numId w:val="3"/>
        </w:numPr>
        <w:rPr>
          <w:rFonts w:ascii="Arial" w:hAnsi="Arial"/>
        </w:rPr>
      </w:pPr>
      <w:r>
        <w:rPr>
          <w:rFonts w:ascii="Arial" w:hAnsi="Arial"/>
        </w:rPr>
      </w:r>
    </w:p>
    <w:p>
      <w:pPr>
        <w:pStyle w:val="Heading2"/>
        <w:numPr>
          <w:ilvl w:val="1"/>
          <w:numId w:val="3"/>
        </w:numPr>
        <w:rPr>
          <w:rFonts w:ascii="Arial" w:hAnsi="Arial"/>
        </w:rPr>
      </w:pPr>
      <w:bookmarkStart w:id="34" w:name="__RefHeading___Toc1142_2735614071"/>
      <w:bookmarkEnd w:id="34"/>
      <w:r>
        <w:rPr/>
        <w:t>Multiplikatorrollen</w:t>
      </w:r>
    </w:p>
    <w:p>
      <w:pPr>
        <w:pStyle w:val="BodyText"/>
        <w:rPr>
          <w:rFonts w:ascii="Arial" w:hAnsi="Arial"/>
        </w:rPr>
      </w:pPr>
      <w:r>
        <w:rPr/>
      </w:r>
    </w:p>
    <w:p>
      <w:pPr>
        <w:pStyle w:val="Normal"/>
        <w:bidi w:val="0"/>
        <w:jc w:val="both"/>
        <w:rPr/>
      </w:pPr>
      <w:r>
        <w:rPr>
          <w:b w:val="false"/>
          <w:bCs w:val="false"/>
          <w:sz w:val="20"/>
          <w:szCs w:val="20"/>
        </w:rPr>
        <w:t>Eine Sonderform von Familienrollen sind Multiplikatorrollen (</w:t>
      </w:r>
      <w:r>
        <w:rPr>
          <w:b w:val="false"/>
          <w:bCs w:val="false"/>
          <w:i/>
          <w:iCs/>
          <w:sz w:val="20"/>
          <w:szCs w:val="20"/>
        </w:rPr>
        <w:t>→ Einstellungen - Multiplikatorrollen</w:t>
      </w:r>
      <w:r>
        <w:rPr>
          <w:b w:val="false"/>
          <w:bCs w:val="false"/>
          <w:sz w:val="20"/>
          <w:szCs w:val="20"/>
        </w:rPr>
        <w:t>). Bei dieser Art von Rollen wird der Beitragswert einer Rolle nicht addiert, sondern dient als Multiplikator.</w:t>
      </w:r>
    </w:p>
    <w:p>
      <w:pPr>
        <w:pStyle w:val="Normal"/>
        <w:bidi w:val="0"/>
        <w:jc w:val="both"/>
        <w:rPr>
          <w:rFonts w:ascii="Arial" w:hAnsi="Arial"/>
          <w:b w:val="false"/>
          <w:bCs w:val="false"/>
          <w:sz w:val="20"/>
          <w:szCs w:val="20"/>
        </w:rPr>
      </w:pPr>
      <w:r>
        <w:rPr>
          <w:b w:val="false"/>
          <w:bCs w:val="false"/>
          <w:sz w:val="20"/>
          <w:szCs w:val="20"/>
        </w:rPr>
      </w:r>
    </w:p>
    <w:p>
      <w:pPr>
        <w:pStyle w:val="Normal"/>
        <w:bidi w:val="0"/>
        <w:jc w:val="both"/>
        <w:rPr/>
      </w:pPr>
      <w:r>
        <w:rPr>
          <w:b w:val="false"/>
          <w:bCs w:val="false"/>
          <w:sz w:val="20"/>
          <w:szCs w:val="20"/>
        </w:rPr>
        <w:t xml:space="preserve">Normalerweise wird bei einer Familienrolle folgendermaßen verfahren: </w:t>
      </w:r>
    </w:p>
    <w:p>
      <w:pPr>
        <w:pStyle w:val="Normal"/>
        <w:bidi w:val="0"/>
        <w:jc w:val="both"/>
        <w:rPr>
          <w:rFonts w:ascii="Arial" w:hAnsi="Arial"/>
          <w:b w:val="false"/>
          <w:bCs w:val="false"/>
          <w:sz w:val="20"/>
          <w:szCs w:val="20"/>
        </w:rPr>
      </w:pPr>
      <w:r>
        <w:rPr>
          <w:b w:val="false"/>
          <w:bCs w:val="false"/>
          <w:sz w:val="20"/>
          <w:szCs w:val="20"/>
        </w:rPr>
      </w:r>
    </w:p>
    <w:p>
      <w:pPr>
        <w:pStyle w:val="Normal"/>
        <w:bidi w:val="0"/>
        <w:jc w:val="both"/>
        <w:rPr/>
      </w:pPr>
      <w:r>
        <w:rPr>
          <w:b w:val="false"/>
          <w:bCs w:val="false"/>
          <w:sz w:val="20"/>
          <w:szCs w:val="20"/>
        </w:rPr>
        <w:t>Alle Mitglieder der Familie werden durchlaufen und es wird geprüft, ob sie Mitglied in einer weiteren Beitrags</w:t>
        <w:softHyphen/>
        <w:t>rolle ist. Wenn ja, wird der Beitrag dieser Rolle dem Zahlungspflichtigen der Familienrolle zugeschlagen. Zu</w:t>
        <w:softHyphen/>
        <w:t>letzt wird der Beitrag der Familienrolle dem Konto des Zahlungspflichtigen hinzugerechnet.</w:t>
      </w:r>
    </w:p>
    <w:p>
      <w:pPr>
        <w:pStyle w:val="Normal"/>
        <w:bidi w:val="0"/>
        <w:jc w:val="both"/>
        <w:rPr/>
      </w:pPr>
      <w:r>
        <w:rPr>
          <w:b w:val="false"/>
          <w:bCs w:val="false"/>
          <w:sz w:val="20"/>
          <w:szCs w:val="20"/>
        </w:rPr>
        <w:br/>
        <w:t>Ist eine Familienrolle als Multiplikatorrolle deklariert, dann hat der Punkt "</w:t>
      </w:r>
      <w:r>
        <w:rPr>
          <w:b w:val="false"/>
          <w:bCs w:val="false"/>
          <w:i/>
          <w:iCs/>
          <w:sz w:val="20"/>
          <w:szCs w:val="20"/>
        </w:rPr>
        <w:t>Zuletzt wird der Beitrag der Famili</w:t>
        <w:softHyphen/>
        <w:t>enrolle dem Konto des Zahlungspflichtigen hinzugerechnet</w:t>
      </w:r>
      <w:r>
        <w:rPr>
          <w:rStyle w:val="Emphasis"/>
          <w:b w:val="false"/>
          <w:bCs w:val="false"/>
          <w:sz w:val="20"/>
          <w:szCs w:val="20"/>
        </w:rPr>
        <w:t>"</w:t>
      </w:r>
      <w:r>
        <w:rPr>
          <w:b w:val="false"/>
          <w:bCs w:val="false"/>
          <w:sz w:val="20"/>
          <w:szCs w:val="20"/>
        </w:rPr>
        <w:t xml:space="preserve"> eine andere Funktion. Der Beitrag, der bei der Familienrolle eingetragen wird, ist jetzt eine Prozentangabe (70 bedeutet 70% vom Beitrag).</w:t>
      </w:r>
    </w:p>
    <w:p>
      <w:pPr>
        <w:pStyle w:val="Normal"/>
        <w:bidi w:val="0"/>
        <w:jc w:val="both"/>
        <w:rPr/>
      </w:pPr>
      <w:r>
        <w:rPr>
          <w:b w:val="false"/>
          <w:bCs w:val="false"/>
          <w:sz w:val="20"/>
          <w:szCs w:val="20"/>
        </w:rPr>
        <w:br/>
        <w:t>Beispiel:</w:t>
        <w:br/>
        <w:br/>
        <w:t>Es soll gegeben sein eine Familienrolle mit einem Beitrag von 60 €. Diese Rolle hat 4 Mitglieder. Jedes Mit</w:t>
        <w:softHyphen/>
        <w:t xml:space="preserve">glied ist in einer weiteren Beitragsrolle mit jeweils einem Beitrag von 50 €. </w:t>
      </w:r>
    </w:p>
    <w:p>
      <w:pPr>
        <w:pStyle w:val="Normal"/>
        <w:bidi w:val="0"/>
        <w:jc w:val="both"/>
        <w:rPr>
          <w:rFonts w:ascii="Arial" w:hAnsi="Arial"/>
          <w:b w:val="false"/>
          <w:bCs w:val="false"/>
        </w:rPr>
      </w:pPr>
      <w:r>
        <w:rPr>
          <w:b w:val="false"/>
          <w:bCs w:val="false"/>
        </w:rPr>
      </w:r>
    </w:p>
    <w:p>
      <w:pPr>
        <w:pStyle w:val="Normal"/>
        <w:bidi w:val="0"/>
        <w:jc w:val="both"/>
        <w:rPr/>
      </w:pPr>
      <w:r>
        <w:rPr>
          <w:b w:val="false"/>
          <w:bCs w:val="false"/>
          <w:sz w:val="20"/>
          <w:szCs w:val="20"/>
        </w:rPr>
        <w:t>Normalerweise würde der Zahlungspflichtige dieser Familienrolle mit 260 € (50+50+50+50+60) belastet wer</w:t>
        <w:softHyphen/>
        <w:t xml:space="preserve">den. </w:t>
      </w:r>
    </w:p>
    <w:p>
      <w:pPr>
        <w:pStyle w:val="Normal"/>
        <w:bidi w:val="0"/>
        <w:jc w:val="both"/>
        <w:rPr>
          <w:rFonts w:ascii="Arial" w:hAnsi="Arial"/>
          <w:b w:val="false"/>
          <w:bCs w:val="false"/>
        </w:rPr>
      </w:pPr>
      <w:r>
        <w:rPr>
          <w:b w:val="false"/>
          <w:bCs w:val="false"/>
        </w:rPr>
      </w:r>
    </w:p>
    <w:p>
      <w:pPr>
        <w:pStyle w:val="Normal"/>
        <w:bidi w:val="0"/>
        <w:jc w:val="both"/>
        <w:rPr/>
      </w:pPr>
      <w:r>
        <w:rPr>
          <w:b w:val="false"/>
          <w:bCs w:val="false"/>
          <w:sz w:val="20"/>
          <w:szCs w:val="20"/>
        </w:rPr>
        <w:t>Ist diese Familienrolle jedoch als Multiplikatorrolle deklariert, so gilt folgende Rechnung (50+50+50+50) * 60% ergibt 120 €.</w:t>
      </w:r>
    </w:p>
    <w:p>
      <w:pPr>
        <w:pStyle w:val="Normal"/>
        <w:bidi w:val="0"/>
        <w:jc w:val="both"/>
        <w:rPr/>
      </w:pPr>
      <w:r>
        <w:rPr>
          <w:b w:val="false"/>
          <w:bCs w:val="false"/>
        </w:rPr>
        <w:br/>
      </w:r>
      <w:r>
        <w:br w:type="page"/>
      </w:r>
    </w:p>
    <w:p>
      <w:pPr>
        <w:pStyle w:val="Heading1"/>
        <w:numPr>
          <w:ilvl w:val="1"/>
          <w:numId w:val="3"/>
        </w:numPr>
        <w:spacing w:before="0" w:after="120"/>
        <w:rPr>
          <w:rFonts w:ascii="Arial" w:hAnsi="Arial"/>
        </w:rPr>
      </w:pPr>
      <w:bookmarkStart w:id="35" w:name="__RefHeading___Toc1017_517622172"/>
      <w:bookmarkEnd w:id="35"/>
      <w:r>
        <w:rPr/>
        <w:t>Festbeitragsrollen</w:t>
      </w:r>
    </w:p>
    <w:p>
      <w:pPr>
        <w:pStyle w:val="BodyText"/>
        <w:rPr>
          <w:rFonts w:ascii="Arial" w:hAnsi="Arial"/>
        </w:rPr>
      </w:pPr>
      <w:r>
        <w:rPr/>
      </w:r>
    </w:p>
    <w:p>
      <w:pPr>
        <w:pStyle w:val="Heading2"/>
        <w:numPr>
          <w:ilvl w:val="1"/>
          <w:numId w:val="3"/>
        </w:numPr>
        <w:rPr>
          <w:rFonts w:ascii="Arial" w:hAnsi="Arial"/>
        </w:rPr>
      </w:pPr>
      <w:bookmarkStart w:id="36" w:name="__RefHeading___Toc2016_223011361"/>
      <w:bookmarkEnd w:id="36"/>
      <w:r>
        <w:rPr/>
        <w:t>Grundlagen</w:t>
      </w:r>
    </w:p>
    <w:p>
      <w:pPr>
        <w:pStyle w:val="Normal"/>
        <w:bidi w:val="0"/>
        <w:jc w:val="left"/>
        <w:rPr>
          <w:rFonts w:ascii="Arial" w:hAnsi="Arial"/>
        </w:rPr>
      </w:pPr>
      <w:r>
        <w:rPr/>
      </w:r>
    </w:p>
    <w:p>
      <w:pPr>
        <w:pStyle w:val="Normal"/>
        <w:bidi w:val="0"/>
        <w:jc w:val="both"/>
        <w:rPr/>
      </w:pPr>
      <w:r>
        <w:rPr>
          <w:sz w:val="20"/>
          <w:szCs w:val="20"/>
        </w:rPr>
        <w:t xml:space="preserve">Alle weiteren Rollen, bei denen ein Beitrag und ein Beitragszeitraum definiert sind, sind als </w:t>
      </w:r>
      <w:r>
        <w:rPr>
          <w:b/>
          <w:bCs/>
          <w:sz w:val="20"/>
          <w:szCs w:val="20"/>
        </w:rPr>
        <w:t>Festbeitragsrol</w:t>
        <w:softHyphen/>
        <w:t>len</w:t>
      </w:r>
      <w:r>
        <w:rPr>
          <w:sz w:val="20"/>
          <w:szCs w:val="20"/>
        </w:rPr>
        <w:t xml:space="preserve"> deklariert. Die Namen dieser Rollen und die Kategorien in denen sie sich befinden, sind nicht von Bedeu</w:t>
        <w:softHyphen/>
        <w:t>tung. Sobald ein Mitglied Angehöriger einer oder auch mehrerer dieser Rollen ist, wird der Beitrag der Rolle in die Beitragsberechnung mit einbezogen.</w:t>
      </w:r>
    </w:p>
    <w:p>
      <w:pPr>
        <w:pStyle w:val="Normal"/>
        <w:bidi w:val="0"/>
        <w:jc w:val="both"/>
        <w:rPr>
          <w:rFonts w:ascii="Arial" w:hAnsi="Arial"/>
          <w:sz w:val="20"/>
          <w:szCs w:val="20"/>
        </w:rPr>
      </w:pPr>
      <w:r>
        <w:rPr>
          <w:sz w:val="20"/>
          <w:szCs w:val="20"/>
        </w:rPr>
      </w:r>
    </w:p>
    <w:p>
      <w:pPr>
        <w:pStyle w:val="Normal"/>
        <w:bidi w:val="0"/>
        <w:jc w:val="both"/>
        <w:rPr/>
      </w:pPr>
      <w:r>
        <w:rPr>
          <w:sz w:val="20"/>
          <w:szCs w:val="20"/>
        </w:rPr>
        <w:t>Über Festbeitragsrollen können</w:t>
      </w:r>
    </w:p>
    <w:p>
      <w:pPr>
        <w:pStyle w:val="Normal"/>
        <w:bidi w:val="0"/>
        <w:jc w:val="both"/>
        <w:rPr>
          <w:rFonts w:ascii="Arial" w:hAnsi="Arial"/>
          <w:sz w:val="20"/>
          <w:szCs w:val="20"/>
        </w:rPr>
      </w:pPr>
      <w:r>
        <w:rPr>
          <w:sz w:val="20"/>
          <w:szCs w:val="20"/>
        </w:rPr>
      </w:r>
    </w:p>
    <w:p>
      <w:pPr>
        <w:pStyle w:val="Normal"/>
        <w:numPr>
          <w:ilvl w:val="0"/>
          <w:numId w:val="10"/>
        </w:numPr>
        <w:bidi w:val="0"/>
        <w:jc w:val="both"/>
        <w:rPr/>
      </w:pPr>
      <w:r>
        <w:rPr>
          <w:sz w:val="20"/>
          <w:szCs w:val="20"/>
        </w:rPr>
        <w:t>beliebig viele Spartenbeiträge</w:t>
      </w:r>
    </w:p>
    <w:p>
      <w:pPr>
        <w:pStyle w:val="Normal"/>
        <w:numPr>
          <w:ilvl w:val="0"/>
          <w:numId w:val="10"/>
        </w:numPr>
        <w:bidi w:val="0"/>
        <w:jc w:val="both"/>
        <w:rPr/>
      </w:pPr>
      <w:r>
        <w:rPr>
          <w:sz w:val="20"/>
          <w:szCs w:val="20"/>
        </w:rPr>
        <w:t>Beiträge für Jugendliche</w:t>
      </w:r>
    </w:p>
    <w:p>
      <w:pPr>
        <w:pStyle w:val="Normal"/>
        <w:numPr>
          <w:ilvl w:val="0"/>
          <w:numId w:val="10"/>
        </w:numPr>
        <w:bidi w:val="0"/>
        <w:jc w:val="both"/>
        <w:rPr/>
      </w:pPr>
      <w:r>
        <w:rPr>
          <w:sz w:val="20"/>
          <w:szCs w:val="20"/>
        </w:rPr>
        <w:t>Beiträge für Schüler</w:t>
      </w:r>
    </w:p>
    <w:p>
      <w:pPr>
        <w:pStyle w:val="Normal"/>
        <w:numPr>
          <w:ilvl w:val="0"/>
          <w:numId w:val="10"/>
        </w:numPr>
        <w:bidi w:val="0"/>
        <w:jc w:val="both"/>
        <w:rPr/>
      </w:pPr>
      <w:r>
        <w:rPr>
          <w:sz w:val="20"/>
          <w:szCs w:val="20"/>
        </w:rPr>
        <w:t>Beiträge für Ehrenmitglieder (Beitrag 0 EUR)</w:t>
      </w:r>
    </w:p>
    <w:p>
      <w:pPr>
        <w:pStyle w:val="Normal"/>
        <w:numPr>
          <w:ilvl w:val="0"/>
          <w:numId w:val="10"/>
        </w:numPr>
        <w:bidi w:val="0"/>
        <w:jc w:val="both"/>
        <w:rPr/>
      </w:pPr>
      <w:r>
        <w:rPr>
          <w:sz w:val="20"/>
          <w:szCs w:val="20"/>
        </w:rPr>
        <w:t>Beitragsermäßigungen (negativer Beitrag; Mindestvoraussetzungen: Plugin-Version 4.3.2, Admidio-Version 3.3.8)</w:t>
      </w:r>
    </w:p>
    <w:p>
      <w:pPr>
        <w:pStyle w:val="Normal"/>
        <w:numPr>
          <w:ilvl w:val="0"/>
          <w:numId w:val="10"/>
        </w:numPr>
        <w:bidi w:val="0"/>
        <w:jc w:val="both"/>
        <w:rPr/>
      </w:pPr>
      <w:r>
        <w:rPr>
          <w:sz w:val="20"/>
          <w:szCs w:val="20"/>
        </w:rPr>
        <w:t>Beiträge für Senioren</w:t>
      </w:r>
    </w:p>
    <w:p>
      <w:pPr>
        <w:pStyle w:val="Normal"/>
        <w:bidi w:val="0"/>
        <w:jc w:val="both"/>
        <w:rPr>
          <w:rFonts w:ascii="Arial" w:hAnsi="Arial"/>
          <w:sz w:val="20"/>
          <w:szCs w:val="20"/>
        </w:rPr>
      </w:pPr>
      <w:r>
        <w:rPr>
          <w:sz w:val="20"/>
          <w:szCs w:val="20"/>
        </w:rPr>
      </w:r>
    </w:p>
    <w:p>
      <w:pPr>
        <w:pStyle w:val="Normal"/>
        <w:bidi w:val="0"/>
        <w:jc w:val="both"/>
        <w:rPr/>
      </w:pPr>
      <w:r>
        <w:rPr>
          <w:sz w:val="20"/>
          <w:szCs w:val="20"/>
        </w:rPr>
        <w:t>berechnet werden.</w:t>
      </w:r>
    </w:p>
    <w:p>
      <w:pPr>
        <w:pStyle w:val="Normal"/>
        <w:bidi w:val="0"/>
        <w:jc w:val="both"/>
        <w:rPr>
          <w:rFonts w:ascii="Arial" w:hAnsi="Arial"/>
          <w:sz w:val="20"/>
          <w:szCs w:val="20"/>
        </w:rPr>
      </w:pPr>
      <w:r>
        <w:rPr>
          <w:sz w:val="20"/>
          <w:szCs w:val="20"/>
        </w:rPr>
      </w:r>
    </w:p>
    <w:p>
      <w:pPr>
        <w:pStyle w:val="Heading2"/>
        <w:numPr>
          <w:ilvl w:val="1"/>
          <w:numId w:val="3"/>
        </w:numPr>
        <w:jc w:val="both"/>
        <w:rPr/>
      </w:pPr>
      <w:bookmarkStart w:id="37" w:name="__RefHeading___Toc2018_223011361"/>
      <w:bookmarkEnd w:id="37"/>
      <w:r>
        <w:rPr/>
        <w:t>Anwendung</w:t>
      </w:r>
    </w:p>
    <w:p>
      <w:pPr>
        <w:pStyle w:val="Normal"/>
        <w:bidi w:val="0"/>
        <w:jc w:val="both"/>
        <w:rPr>
          <w:rFonts w:ascii="Arial" w:hAnsi="Arial"/>
        </w:rPr>
      </w:pPr>
      <w:r>
        <w:rPr/>
      </w:r>
    </w:p>
    <w:p>
      <w:pPr>
        <w:pStyle w:val="Normal"/>
        <w:numPr>
          <w:ilvl w:val="1"/>
          <w:numId w:val="3"/>
        </w:numPr>
        <w:jc w:val="both"/>
        <w:rPr/>
      </w:pPr>
      <w:bookmarkStart w:id="38" w:name="__RefHeading___Toc1262_2975391565"/>
      <w:bookmarkEnd w:id="38"/>
      <w:r>
        <w:rPr/>
        <w:t xml:space="preserve">Über </w:t>
      </w:r>
      <w:r>
        <w:rPr>
          <w:sz w:val="20"/>
          <w:szCs w:val="20"/>
        </w:rPr>
        <w:t>„Gruppen &amp; Rollen“ eine oder mehrere Rollen anlegen und für jede Rolle einen Beitrag und einen Bei</w:t>
        <w:softHyphen/>
        <w:t>tragszeitraum festlegen. Anschließend beliebig viele Mitglieder in diese Rollen aufnehmen.</w:t>
      </w:r>
    </w:p>
    <w:p>
      <w:pPr>
        <w:pStyle w:val="Normal"/>
        <w:bidi w:val="0"/>
        <w:jc w:val="both"/>
        <w:rPr>
          <w:rFonts w:ascii="Arial" w:hAnsi="Arial"/>
          <w:sz w:val="20"/>
          <w:szCs w:val="20"/>
        </w:rPr>
      </w:pPr>
      <w:r>
        <w:rPr>
          <w:sz w:val="20"/>
          <w:szCs w:val="20"/>
        </w:rPr>
      </w:r>
    </w:p>
    <w:p>
      <w:pPr>
        <w:pStyle w:val="Normal"/>
        <w:bidi w:val="0"/>
        <w:jc w:val="both"/>
        <w:rPr/>
      </w:pPr>
      <w:r>
        <w:rPr>
          <w:sz w:val="20"/>
          <w:szCs w:val="20"/>
        </w:rPr>
        <w:t xml:space="preserve">Nach dem Anlegen der Rollen sollte man über </w:t>
      </w:r>
      <w:r>
        <w:rPr>
          <w:i/>
          <w:iCs/>
          <w:sz w:val="20"/>
          <w:szCs w:val="20"/>
        </w:rPr>
        <w:t>→ Optionen - Rollenübersicht</w:t>
      </w:r>
      <w:r>
        <w:rPr>
          <w:sz w:val="20"/>
          <w:szCs w:val="20"/>
        </w:rPr>
        <w:t xml:space="preserve"> prüfen, ob alle Rollen erkannt werden.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bidi w:val="0"/>
        <w:jc w:val="left"/>
        <w:rPr>
          <w:rFonts w:ascii="Arial" w:hAnsi="Arial"/>
          <w:sz w:val="20"/>
          <w:szCs w:val="20"/>
        </w:rPr>
      </w:pPr>
      <w:r>
        <w:rPr>
          <w:sz w:val="20"/>
          <w:szCs w:val="20"/>
        </w:rPr>
      </w:r>
    </w:p>
    <w:p>
      <w:pPr>
        <w:pStyle w:val="Heading1"/>
        <w:widowControl/>
        <w:numPr>
          <w:ilvl w:val="0"/>
          <w:numId w:val="0"/>
        </w:numPr>
        <w:suppressAutoHyphens w:val="true"/>
        <w:overflowPunct w:val="true"/>
        <w:ind w:hanging="0" w:left="0"/>
        <w:jc w:val="left"/>
        <w:rPr>
          <w:rFonts w:ascii="Arial" w:hAnsi="Arial"/>
        </w:rPr>
      </w:pPr>
      <w:r>
        <w:rPr>
          <w:rFonts w:ascii="Arial" w:hAnsi="Arial"/>
        </w:rPr>
      </w:r>
      <w:r>
        <w:br w:type="page"/>
      </w:r>
    </w:p>
    <w:p>
      <w:pPr>
        <w:pStyle w:val="Heading1"/>
        <w:numPr>
          <w:ilvl w:val="1"/>
          <w:numId w:val="3"/>
        </w:numPr>
        <w:spacing w:before="0" w:after="120"/>
        <w:rPr>
          <w:rFonts w:ascii="Arial" w:hAnsi="Arial"/>
        </w:rPr>
      </w:pPr>
      <w:bookmarkStart w:id="39" w:name="__RefHeading___Toc2176_987512190"/>
      <w:bookmarkEnd w:id="39"/>
      <w:r>
        <w:rPr/>
        <w:t>Individualbeiträge</w:t>
      </w:r>
    </w:p>
    <w:p>
      <w:pPr>
        <w:pStyle w:val="BodyText"/>
        <w:widowControl/>
        <w:numPr>
          <w:ilvl w:val="0"/>
          <w:numId w:val="0"/>
        </w:numPr>
        <w:suppressAutoHyphens w:val="true"/>
        <w:overflowPunct w:val="true"/>
        <w:ind w:hanging="0" w:left="0"/>
        <w:jc w:val="left"/>
        <w:rPr>
          <w:rFonts w:ascii="Arial" w:hAnsi="Arial"/>
        </w:rPr>
      </w:pPr>
      <w:r>
        <w:rPr/>
      </w:r>
    </w:p>
    <w:p>
      <w:pPr>
        <w:pStyle w:val="Heading2"/>
        <w:numPr>
          <w:ilvl w:val="1"/>
          <w:numId w:val="3"/>
        </w:numPr>
        <w:rPr>
          <w:rFonts w:ascii="Arial" w:hAnsi="Arial"/>
        </w:rPr>
      </w:pPr>
      <w:bookmarkStart w:id="40" w:name="__RefHeading___Toc2016_2230113612"/>
      <w:bookmarkEnd w:id="40"/>
      <w:r>
        <w:rPr/>
        <w:t>Grundlagen</w:t>
      </w:r>
    </w:p>
    <w:p>
      <w:pPr>
        <w:pStyle w:val="BodyText"/>
        <w:rPr>
          <w:rFonts w:ascii="Arial" w:hAnsi="Arial"/>
        </w:rPr>
      </w:pPr>
      <w:r>
        <w:rPr/>
      </w:r>
    </w:p>
    <w:p>
      <w:pPr>
        <w:pStyle w:val="Normal"/>
        <w:jc w:val="both"/>
        <w:rPr/>
      </w:pPr>
      <w:r>
        <w:rPr>
          <w:sz w:val="20"/>
          <w:szCs w:val="20"/>
        </w:rPr>
        <w:t xml:space="preserve">Zusätzlich zu den bereits vorgestellten Beitragsrollen gibt es noch </w:t>
      </w:r>
      <w:r>
        <w:rPr>
          <w:b/>
          <w:bCs/>
          <w:sz w:val="20"/>
          <w:szCs w:val="20"/>
        </w:rPr>
        <w:t>Individualbeiträge,</w:t>
      </w:r>
      <w:r>
        <w:rPr>
          <w:sz w:val="20"/>
          <w:szCs w:val="20"/>
        </w:rPr>
        <w:t xml:space="preserve"> mit deren Hilfe indivi</w:t>
        <w:softHyphen/>
        <w:t>duelle Beiträge wie z.B. Strom- oder Wasserverbräuche berechnet werden können.</w:t>
      </w:r>
    </w:p>
    <w:p>
      <w:pPr>
        <w:pStyle w:val="Normal"/>
        <w:jc w:val="both"/>
        <w:rPr>
          <w:rFonts w:ascii="Arial" w:hAnsi="Arial"/>
          <w:sz w:val="20"/>
          <w:szCs w:val="20"/>
        </w:rPr>
      </w:pPr>
      <w:r>
        <w:rPr>
          <w:sz w:val="20"/>
          <w:szCs w:val="20"/>
        </w:rPr>
      </w:r>
    </w:p>
    <w:p>
      <w:pPr>
        <w:pStyle w:val="Normal"/>
        <w:jc w:val="both"/>
        <w:rPr/>
      </w:pPr>
      <w:r>
        <w:rPr>
          <w:sz w:val="20"/>
          <w:szCs w:val="20"/>
        </w:rPr>
        <w:t>Individualbeiträge sind in zwei Kategorien aufgeteilt:</w:t>
      </w:r>
    </w:p>
    <w:p>
      <w:pPr>
        <w:pStyle w:val="Normal"/>
        <w:numPr>
          <w:ilvl w:val="0"/>
          <w:numId w:val="21"/>
        </w:numPr>
        <w:jc w:val="both"/>
        <w:rPr/>
      </w:pPr>
      <w:r>
        <w:rPr>
          <w:sz w:val="20"/>
          <w:szCs w:val="20"/>
        </w:rPr>
        <w:t>Grundbetrag</w:t>
      </w:r>
    </w:p>
    <w:p>
      <w:pPr>
        <w:pStyle w:val="Normal"/>
        <w:numPr>
          <w:ilvl w:val="1"/>
          <w:numId w:val="21"/>
        </w:numPr>
        <w:jc w:val="both"/>
        <w:rPr/>
      </w:pPr>
      <w:r>
        <w:rPr>
          <w:sz w:val="20"/>
          <w:szCs w:val="20"/>
        </w:rPr>
        <w:t>Ein Grundbetrag wird errechnet, wenn das Mitglied Angehöriger einer bestimmten Rolle ist.</w:t>
      </w:r>
    </w:p>
    <w:p>
      <w:pPr>
        <w:pStyle w:val="Normal"/>
        <w:numPr>
          <w:ilvl w:val="0"/>
          <w:numId w:val="21"/>
        </w:numPr>
        <w:jc w:val="both"/>
        <w:rPr/>
      </w:pPr>
      <w:r>
        <w:rPr>
          <w:sz w:val="20"/>
          <w:szCs w:val="20"/>
        </w:rPr>
        <w:t>Verbrauchsbetrag</w:t>
      </w:r>
    </w:p>
    <w:p>
      <w:pPr>
        <w:pStyle w:val="Normal"/>
        <w:numPr>
          <w:ilvl w:val="1"/>
          <w:numId w:val="21"/>
        </w:numPr>
        <w:jc w:val="both"/>
        <w:rPr/>
      </w:pPr>
      <w:r>
        <w:rPr>
          <w:sz w:val="20"/>
          <w:szCs w:val="20"/>
        </w:rPr>
        <w:t xml:space="preserve">Ein Verbrauchsbetrag wird errechnet, wenn das Mitglied Angehöriger einer bestimmten Rolle ist </w:t>
      </w:r>
    </w:p>
    <w:p>
      <w:pPr>
        <w:pStyle w:val="Normal"/>
        <w:numPr>
          <w:ilvl w:val="1"/>
          <w:numId w:val="21"/>
        </w:numPr>
        <w:jc w:val="both"/>
        <w:rPr/>
      </w:pPr>
      <w:r>
        <w:rPr>
          <w:b/>
          <w:bCs/>
          <w:sz w:val="20"/>
          <w:szCs w:val="20"/>
        </w:rPr>
        <w:t>und</w:t>
      </w:r>
      <w:r>
        <w:rPr>
          <w:sz w:val="20"/>
          <w:szCs w:val="20"/>
        </w:rPr>
        <w:t xml:space="preserve"> in einem Profilfeld ein Verbrauchswert angegeben ist.</w:t>
      </w:r>
    </w:p>
    <w:p>
      <w:pPr>
        <w:pStyle w:val="Normal"/>
        <w:rPr>
          <w:rFonts w:ascii="Arial" w:hAnsi="Arial"/>
          <w:sz w:val="20"/>
          <w:szCs w:val="20"/>
        </w:rPr>
      </w:pPr>
      <w:r>
        <w:rPr>
          <w:sz w:val="20"/>
          <w:szCs w:val="20"/>
        </w:rPr>
      </w:r>
    </w:p>
    <w:p>
      <w:pPr>
        <w:pStyle w:val="Normal"/>
        <w:rPr>
          <w:rFonts w:ascii="Arial" w:hAnsi="Arial"/>
          <w:sz w:val="20"/>
          <w:szCs w:val="20"/>
        </w:rPr>
      </w:pPr>
      <w:r>
        <w:rPr>
          <w:sz w:val="20"/>
          <w:szCs w:val="20"/>
        </w:rPr>
      </w:r>
    </w:p>
    <w:p>
      <w:pPr>
        <w:pStyle w:val="Normal"/>
        <w:jc w:val="center"/>
        <w:rPr>
          <w:rFonts w:ascii="Arial" w:hAnsi="Arial"/>
          <w:b/>
          <w:bCs/>
          <w:sz w:val="20"/>
          <w:szCs w:val="20"/>
        </w:rPr>
      </w:pPr>
      <w:r>
        <w:rPr>
          <w:b/>
          <w:bCs/>
          <w:sz w:val="20"/>
          <w:szCs w:val="20"/>
        </w:rPr>
        <w:t>Hinweis</w:t>
      </w:r>
    </w:p>
    <w:p>
      <w:pPr>
        <w:pStyle w:val="Normal"/>
        <w:jc w:val="center"/>
        <w:rPr>
          <w:rFonts w:ascii="Arial" w:hAnsi="Arial"/>
          <w:sz w:val="20"/>
          <w:szCs w:val="20"/>
        </w:rPr>
      </w:pPr>
      <w:r>
        <w:rPr>
          <w:sz w:val="20"/>
          <w:szCs w:val="20"/>
        </w:rPr>
      </w:r>
    </w:p>
    <w:p>
      <w:pPr>
        <w:pStyle w:val="Normal"/>
        <w:jc w:val="center"/>
        <w:rPr>
          <w:rFonts w:ascii="Arial" w:hAnsi="Arial"/>
          <w:i/>
          <w:i/>
          <w:iCs/>
          <w:sz w:val="20"/>
          <w:szCs w:val="20"/>
        </w:rPr>
      </w:pPr>
      <w:r>
        <w:rPr>
          <w:i/>
          <w:iCs/>
          <w:sz w:val="20"/>
          <w:szCs w:val="20"/>
        </w:rPr>
        <w:t xml:space="preserve">Für die Berechnung von Individualbeiträgen sind keine </w:t>
      </w:r>
      <w:r>
        <w:rPr>
          <w:b/>
          <w:bCs/>
          <w:i/>
          <w:iCs/>
          <w:sz w:val="20"/>
          <w:szCs w:val="20"/>
        </w:rPr>
        <w:t>Beitragsrollen</w:t>
      </w:r>
      <w:r>
        <w:rPr>
          <w:i/>
          <w:iCs/>
          <w:sz w:val="20"/>
          <w:szCs w:val="20"/>
        </w:rPr>
        <w:t xml:space="preserve"> (mit Beitrag und Beitragszeitraum) er</w:t>
        <w:softHyphen/>
        <w:t>forderlich. Es werden nur Rollenzugehörigkeiten ausgewertet. Alle Einstellungen (Betrag, Verbrauch usw.) werden über → Einstellungen – Individualbeiträge definiert.</w:t>
      </w:r>
    </w:p>
    <w:p>
      <w:pPr>
        <w:pStyle w:val="Normal"/>
        <w:rPr>
          <w:rFonts w:ascii="Arial" w:hAnsi="Arial"/>
          <w:sz w:val="20"/>
          <w:szCs w:val="20"/>
        </w:rPr>
      </w:pPr>
      <w:r>
        <w:rPr>
          <w:sz w:val="20"/>
          <w:szCs w:val="20"/>
        </w:rPr>
      </w:r>
    </w:p>
    <w:p>
      <w:pPr>
        <w:pStyle w:val="Heading2"/>
        <w:widowControl/>
        <w:numPr>
          <w:ilvl w:val="1"/>
          <w:numId w:val="3"/>
        </w:numPr>
        <w:suppressAutoHyphens w:val="true"/>
        <w:overflowPunct w:val="true"/>
        <w:ind w:hanging="0" w:left="0"/>
        <w:jc w:val="left"/>
        <w:rPr>
          <w:rFonts w:ascii="Arial" w:hAnsi="Arial"/>
        </w:rPr>
      </w:pPr>
      <w:r>
        <w:rPr>
          <w:rFonts w:ascii="Arial" w:hAnsi="Arial"/>
        </w:rPr>
      </w:r>
    </w:p>
    <w:p>
      <w:pPr>
        <w:pStyle w:val="Heading2"/>
        <w:widowControl/>
        <w:numPr>
          <w:ilvl w:val="1"/>
          <w:numId w:val="3"/>
        </w:numPr>
        <w:suppressAutoHyphens w:val="true"/>
        <w:overflowPunct w:val="true"/>
        <w:ind w:hanging="0" w:left="0"/>
        <w:jc w:val="both"/>
        <w:rPr/>
      </w:pPr>
      <w:bookmarkStart w:id="41" w:name="__RefHeading___Toc2018_2230113612"/>
      <w:bookmarkEnd w:id="41"/>
      <w:r>
        <w:rPr/>
        <w:t>Anwendung</w:t>
      </w:r>
    </w:p>
    <w:p>
      <w:pPr>
        <w:pStyle w:val="BodyText"/>
        <w:widowControl/>
        <w:numPr>
          <w:ilvl w:val="0"/>
          <w:numId w:val="0"/>
        </w:numPr>
        <w:suppressAutoHyphens w:val="true"/>
        <w:overflowPunct w:val="true"/>
        <w:ind w:hanging="0" w:left="0"/>
        <w:jc w:val="both"/>
        <w:rPr/>
      </w:pPr>
      <w:r>
        <w:rPr/>
      </w:r>
    </w:p>
    <w:p>
      <w:pPr>
        <w:pStyle w:val="BodyText"/>
        <w:widowControl/>
        <w:numPr>
          <w:ilvl w:val="0"/>
          <w:numId w:val="0"/>
        </w:numPr>
        <w:suppressAutoHyphens w:val="true"/>
        <w:overflowPunct w:val="true"/>
        <w:ind w:hanging="0" w:left="0"/>
        <w:jc w:val="both"/>
        <w:rPr/>
      </w:pPr>
      <w:r>
        <w:rPr>
          <w:sz w:val="20"/>
          <w:szCs w:val="20"/>
        </w:rPr>
        <w:t>Es soll ein individueller Wasserverbrauch mit Grund- und Verbrauchsbetrag berechnet werden.</w:t>
      </w:r>
    </w:p>
    <w:p>
      <w:pPr>
        <w:pStyle w:val="Heading3"/>
        <w:numPr>
          <w:ilvl w:val="2"/>
          <w:numId w:val="2"/>
        </w:numPr>
        <w:jc w:val="both"/>
        <w:rPr/>
      </w:pPr>
      <w:r>
        <w:rPr/>
      </w:r>
    </w:p>
    <w:p>
      <w:pPr>
        <w:pStyle w:val="Heading3"/>
        <w:numPr>
          <w:ilvl w:val="2"/>
          <w:numId w:val="2"/>
        </w:numPr>
        <w:jc w:val="both"/>
        <w:rPr/>
      </w:pPr>
      <w:bookmarkStart w:id="42" w:name="__RefHeading___Toc2170_2179209565"/>
      <w:bookmarkEnd w:id="42"/>
      <w:r>
        <w:rPr/>
        <w:t>Grundbetrag</w:t>
      </w:r>
    </w:p>
    <w:p>
      <w:pPr>
        <w:pStyle w:val="BodyText"/>
        <w:widowControl/>
        <w:numPr>
          <w:ilvl w:val="0"/>
          <w:numId w:val="0"/>
        </w:numPr>
        <w:suppressAutoHyphens w:val="true"/>
        <w:overflowPunct w:val="true"/>
        <w:ind w:hanging="0" w:left="0"/>
        <w:jc w:val="both"/>
        <w:rPr/>
      </w:pPr>
      <w:r>
        <w:rPr>
          <w:sz w:val="20"/>
          <w:szCs w:val="20"/>
        </w:rPr>
        <w:t xml:space="preserve">Dazu wird im ersten Schritt unter </w:t>
      </w:r>
      <w:r>
        <w:rPr>
          <w:i/>
          <w:iCs/>
          <w:sz w:val="20"/>
          <w:szCs w:val="20"/>
        </w:rPr>
        <w:t>→ Einstellungen – Individualbeiträge</w:t>
      </w:r>
      <w:r>
        <w:rPr>
          <w:sz w:val="20"/>
          <w:szCs w:val="20"/>
        </w:rPr>
        <w:t xml:space="preserve"> eine neue Konfiguration für einen Grundbetrag erzeugt (</w:t>
      </w:r>
      <w:r>
        <w:rPr>
          <w:b/>
          <w:bCs/>
          <w:sz w:val="20"/>
          <w:szCs w:val="20"/>
        </w:rPr>
        <w:t>Bezeichnung</w:t>
      </w:r>
      <w:r>
        <w:rPr>
          <w:sz w:val="20"/>
          <w:szCs w:val="20"/>
        </w:rPr>
        <w:t xml:space="preserve"> z.B. „Wassergebühren Grundbetrag“).</w:t>
      </w:r>
    </w:p>
    <w:p>
      <w:pPr>
        <w:pStyle w:val="BodyText"/>
        <w:widowControl/>
        <w:numPr>
          <w:ilvl w:val="0"/>
          <w:numId w:val="22"/>
        </w:numPr>
        <w:suppressAutoHyphens w:val="true"/>
        <w:overflowPunct w:val="true"/>
        <w:jc w:val="both"/>
        <w:rPr/>
      </w:pPr>
      <w:r>
        <w:rPr>
          <w:sz w:val="20"/>
          <w:szCs w:val="20"/>
        </w:rPr>
        <w:t xml:space="preserve">Unter </w:t>
      </w:r>
      <w:r>
        <w:rPr>
          <w:b/>
          <w:bCs/>
          <w:sz w:val="20"/>
          <w:szCs w:val="20"/>
        </w:rPr>
        <w:t>Rolle</w:t>
      </w:r>
      <w:r>
        <w:rPr>
          <w:sz w:val="20"/>
          <w:szCs w:val="20"/>
        </w:rPr>
        <w:t xml:space="preserve"> wird eine Rolle ausgewählt, für die dieser Grundbetrag berechnet werden soll </w:t>
      </w:r>
    </w:p>
    <w:p>
      <w:pPr>
        <w:pStyle w:val="BodyText"/>
        <w:widowControl/>
        <w:numPr>
          <w:ilvl w:val="0"/>
          <w:numId w:val="22"/>
        </w:numPr>
        <w:suppressAutoHyphens w:val="true"/>
        <w:overflowPunct w:val="true"/>
        <w:jc w:val="both"/>
        <w:rPr/>
      </w:pPr>
      <w:r>
        <w:rPr>
          <w:sz w:val="20"/>
          <w:szCs w:val="20"/>
        </w:rPr>
        <w:t xml:space="preserve">und unter </w:t>
      </w:r>
      <w:r>
        <w:rPr>
          <w:b/>
          <w:bCs/>
          <w:sz w:val="20"/>
          <w:szCs w:val="20"/>
        </w:rPr>
        <w:t>Grund- oder Verbrauchsbetrag</w:t>
      </w:r>
      <w:r>
        <w:rPr>
          <w:sz w:val="20"/>
          <w:szCs w:val="20"/>
        </w:rPr>
        <w:t xml:space="preserve"> ist ein Betrag anzugeben.</w:t>
      </w:r>
    </w:p>
    <w:p>
      <w:pPr>
        <w:pStyle w:val="BodyText"/>
        <w:widowControl/>
        <w:numPr>
          <w:ilvl w:val="0"/>
          <w:numId w:val="0"/>
        </w:numPr>
        <w:suppressAutoHyphens w:val="true"/>
        <w:overflowPunct w:val="true"/>
        <w:ind w:hanging="0" w:left="0"/>
        <w:jc w:val="both"/>
        <w:rPr/>
      </w:pPr>
      <w:r>
        <w:rPr>
          <w:sz w:val="20"/>
          <w:szCs w:val="20"/>
        </w:rPr>
        <w:t xml:space="preserve">Beim Berechnen der Individualbeiträge wird geprüft, ob ein Mitglied Angehöriger dieser ausgewählten Rolle ist. Falls ja, wird der Wert von </w:t>
      </w:r>
      <w:r>
        <w:rPr>
          <w:b/>
          <w:bCs/>
          <w:sz w:val="20"/>
          <w:szCs w:val="20"/>
        </w:rPr>
        <w:t>Grund- oder Verbrauchsbetrag</w:t>
      </w:r>
      <w:r>
        <w:rPr>
          <w:sz w:val="20"/>
          <w:szCs w:val="20"/>
        </w:rPr>
        <w:t xml:space="preserve"> als „Grundbetrag“ zu einem bestehenden Mitgliedsbeitrag hinzuaddiert </w:t>
      </w:r>
    </w:p>
    <w:p>
      <w:pPr>
        <w:pStyle w:val="BodyText"/>
        <w:widowControl/>
        <w:numPr>
          <w:ilvl w:val="0"/>
          <w:numId w:val="0"/>
        </w:numPr>
        <w:suppressAutoHyphens w:val="true"/>
        <w:overflowPunct w:val="true"/>
        <w:ind w:hanging="0" w:left="0"/>
        <w:jc w:val="both"/>
        <w:rPr>
          <w:rFonts w:ascii="Arial" w:hAnsi="Arial"/>
        </w:rPr>
      </w:pPr>
      <w:r>
        <w:rPr/>
      </w:r>
    </w:p>
    <w:p>
      <w:pPr>
        <w:pStyle w:val="BodyText"/>
        <w:widowControl/>
        <w:numPr>
          <w:ilvl w:val="0"/>
          <w:numId w:val="0"/>
        </w:numPr>
        <w:suppressAutoHyphens w:val="true"/>
        <w:overflowPunct w:val="true"/>
        <w:ind w:hanging="0" w:left="0"/>
        <w:jc w:val="both"/>
        <w:rPr/>
      </w:pPr>
      <w:r>
        <w:rPr>
          <w:sz w:val="20"/>
          <w:szCs w:val="20"/>
        </w:rPr>
        <w:t>Beispiel:</w:t>
      </w:r>
    </w:p>
    <w:p>
      <w:pPr>
        <w:pStyle w:val="BodyText"/>
        <w:widowControl/>
        <w:numPr>
          <w:ilvl w:val="0"/>
          <w:numId w:val="0"/>
        </w:numPr>
        <w:suppressAutoHyphens w:val="true"/>
        <w:overflowPunct w:val="true"/>
        <w:ind w:hanging="0" w:left="0"/>
        <w:jc w:val="both"/>
        <w:rPr/>
      </w:pPr>
      <w:r>
        <w:rPr>
          <w:sz w:val="20"/>
          <w:szCs w:val="20"/>
        </w:rPr>
        <w:t xml:space="preserve">Ist als </w:t>
      </w:r>
      <w:r>
        <w:rPr>
          <w:b/>
          <w:bCs/>
          <w:sz w:val="20"/>
          <w:szCs w:val="20"/>
        </w:rPr>
        <w:t xml:space="preserve">Grund- oder Verbrauchsbetrag </w:t>
      </w:r>
      <w:r>
        <w:rPr>
          <w:b w:val="false"/>
          <w:bCs w:val="false"/>
          <w:sz w:val="20"/>
          <w:szCs w:val="20"/>
        </w:rPr>
        <w:t>30 angegeben, so wird der Wert 30 (als Grundbetrag) zu einem be</w:t>
        <w:softHyphen/>
        <w:t>stehenden Mitgliedsbeitrag hinzuaddiert</w:t>
      </w:r>
    </w:p>
    <w:p>
      <w:pPr>
        <w:pStyle w:val="Heading3"/>
        <w:numPr>
          <w:ilvl w:val="2"/>
          <w:numId w:val="2"/>
        </w:numPr>
        <w:spacing w:before="140" w:after="120"/>
        <w:rPr/>
      </w:pPr>
      <w:r>
        <w:rPr/>
      </w:r>
    </w:p>
    <w:p>
      <w:pPr>
        <w:pStyle w:val="Heading3"/>
        <w:widowControl/>
        <w:numPr>
          <w:ilvl w:val="0"/>
          <w:numId w:val="0"/>
        </w:numPr>
        <w:suppressAutoHyphens w:val="true"/>
        <w:overflowPunct w:val="true"/>
        <w:spacing w:before="140" w:after="120"/>
        <w:ind w:hanging="0" w:left="0"/>
        <w:jc w:val="both"/>
        <w:rPr/>
      </w:pPr>
      <w:r>
        <w:rPr/>
      </w:r>
      <w:r>
        <w:br w:type="page"/>
      </w:r>
    </w:p>
    <w:p>
      <w:pPr>
        <w:pStyle w:val="Heading3"/>
        <w:numPr>
          <w:ilvl w:val="2"/>
          <w:numId w:val="2"/>
        </w:numPr>
        <w:spacing w:before="0" w:after="120"/>
        <w:jc w:val="both"/>
        <w:rPr/>
      </w:pPr>
      <w:bookmarkStart w:id="43" w:name="__RefHeading___Toc2172_2179209565"/>
      <w:bookmarkEnd w:id="43"/>
      <w:r>
        <w:rPr/>
        <w:t>Verbrauchsbetrag</w:t>
      </w:r>
    </w:p>
    <w:p>
      <w:pPr>
        <w:pStyle w:val="BodyText"/>
        <w:widowControl/>
        <w:numPr>
          <w:ilvl w:val="0"/>
          <w:numId w:val="0"/>
        </w:numPr>
        <w:suppressAutoHyphens w:val="true"/>
        <w:overflowPunct w:val="true"/>
        <w:ind w:hanging="0" w:left="0"/>
        <w:jc w:val="both"/>
        <w:rPr/>
      </w:pPr>
      <w:r>
        <w:rPr>
          <w:sz w:val="20"/>
          <w:szCs w:val="20"/>
        </w:rPr>
        <w:t xml:space="preserve">Anschließend wird unter </w:t>
      </w:r>
      <w:r>
        <w:rPr>
          <w:i/>
          <w:iCs/>
          <w:sz w:val="20"/>
          <w:szCs w:val="20"/>
        </w:rPr>
        <w:t>→ Einstellungen – Individualbeiträge</w:t>
      </w:r>
      <w:r>
        <w:rPr>
          <w:sz w:val="20"/>
          <w:szCs w:val="20"/>
        </w:rPr>
        <w:t xml:space="preserve"> eine weitere Konfiguration erzeugt. Diesmal für den Verbrauchbetrag (</w:t>
      </w:r>
      <w:r>
        <w:rPr>
          <w:b/>
          <w:bCs/>
          <w:sz w:val="20"/>
          <w:szCs w:val="20"/>
        </w:rPr>
        <w:t>Bezeichnung</w:t>
      </w:r>
      <w:r>
        <w:rPr>
          <w:sz w:val="20"/>
          <w:szCs w:val="20"/>
        </w:rPr>
        <w:t xml:space="preserve"> z.B. „Wassergebühren Verbrauchsbetrag“).</w:t>
      </w:r>
    </w:p>
    <w:p>
      <w:pPr>
        <w:pStyle w:val="BodyText"/>
        <w:widowControl/>
        <w:numPr>
          <w:ilvl w:val="0"/>
          <w:numId w:val="23"/>
        </w:numPr>
        <w:suppressAutoHyphens w:val="true"/>
        <w:overflowPunct w:val="true"/>
        <w:jc w:val="both"/>
        <w:rPr/>
      </w:pPr>
      <w:r>
        <w:rPr>
          <w:sz w:val="20"/>
          <w:szCs w:val="20"/>
        </w:rPr>
        <w:t xml:space="preserve">Unter </w:t>
      </w:r>
      <w:r>
        <w:rPr>
          <w:b/>
          <w:bCs/>
          <w:sz w:val="20"/>
          <w:szCs w:val="20"/>
        </w:rPr>
        <w:t>Rolle</w:t>
      </w:r>
      <w:r>
        <w:rPr>
          <w:sz w:val="20"/>
          <w:szCs w:val="20"/>
        </w:rPr>
        <w:t xml:space="preserve"> wird wieder eine Rolle ausgewählt, für die dieser Verbrauchsbetrag berechnet werden soll </w:t>
      </w:r>
    </w:p>
    <w:p>
      <w:pPr>
        <w:pStyle w:val="BodyText"/>
        <w:widowControl/>
        <w:numPr>
          <w:ilvl w:val="0"/>
          <w:numId w:val="23"/>
        </w:numPr>
        <w:suppressAutoHyphens w:val="true"/>
        <w:overflowPunct w:val="true"/>
        <w:jc w:val="both"/>
        <w:rPr/>
      </w:pPr>
      <w:r>
        <w:rPr>
          <w:sz w:val="20"/>
          <w:szCs w:val="20"/>
        </w:rPr>
        <w:t xml:space="preserve">unter </w:t>
      </w:r>
      <w:r>
        <w:rPr>
          <w:b/>
          <w:bCs/>
          <w:sz w:val="20"/>
          <w:szCs w:val="20"/>
        </w:rPr>
        <w:t>Grund- oder Verbrauchsbetrag</w:t>
      </w:r>
      <w:r>
        <w:rPr>
          <w:sz w:val="20"/>
          <w:szCs w:val="20"/>
        </w:rPr>
        <w:t xml:space="preserve"> ist ein Betrag anzugeben,</w:t>
      </w:r>
    </w:p>
    <w:p>
      <w:pPr>
        <w:pStyle w:val="BodyText"/>
        <w:widowControl/>
        <w:numPr>
          <w:ilvl w:val="0"/>
          <w:numId w:val="23"/>
        </w:numPr>
        <w:suppressAutoHyphens w:val="true"/>
        <w:overflowPunct w:val="true"/>
        <w:jc w:val="both"/>
        <w:rPr/>
      </w:pPr>
      <w:r>
        <w:rPr>
          <w:sz w:val="20"/>
          <w:szCs w:val="20"/>
        </w:rPr>
        <w:t xml:space="preserve">und unter </w:t>
      </w:r>
      <w:r>
        <w:rPr>
          <w:b/>
          <w:bCs/>
          <w:sz w:val="20"/>
          <w:szCs w:val="20"/>
        </w:rPr>
        <w:t>Profilfeld</w:t>
      </w:r>
      <w:r>
        <w:rPr>
          <w:sz w:val="20"/>
          <w:szCs w:val="20"/>
        </w:rPr>
        <w:t xml:space="preserve"> ist ein Profilfeld auszuwählen, dass einen entsprechenden Verbrauchswert bein</w:t>
        <w:softHyphen/>
        <w:t>haltet.</w:t>
      </w:r>
    </w:p>
    <w:p>
      <w:pPr>
        <w:pStyle w:val="BodyText"/>
        <w:widowControl/>
        <w:numPr>
          <w:ilvl w:val="0"/>
          <w:numId w:val="0"/>
        </w:numPr>
        <w:suppressAutoHyphens w:val="true"/>
        <w:overflowPunct w:val="true"/>
        <w:ind w:hanging="0" w:left="0"/>
        <w:jc w:val="both"/>
        <w:rPr>
          <w:rFonts w:ascii="Arial" w:hAnsi="Arial"/>
        </w:rPr>
      </w:pPr>
      <w:r>
        <w:rPr/>
      </w:r>
    </w:p>
    <w:p>
      <w:pPr>
        <w:pStyle w:val="BodyText"/>
        <w:widowControl/>
        <w:numPr>
          <w:ilvl w:val="0"/>
          <w:numId w:val="0"/>
        </w:numPr>
        <w:suppressAutoHyphens w:val="true"/>
        <w:overflowPunct w:val="true"/>
        <w:ind w:hanging="0" w:left="0"/>
        <w:jc w:val="both"/>
        <w:rPr/>
      </w:pPr>
      <w:r>
        <w:rPr>
          <w:sz w:val="20"/>
          <w:szCs w:val="20"/>
        </w:rPr>
        <w:t>Beispiel:</w:t>
      </w:r>
    </w:p>
    <w:p>
      <w:pPr>
        <w:pStyle w:val="BodyText"/>
        <w:widowControl/>
        <w:numPr>
          <w:ilvl w:val="0"/>
          <w:numId w:val="0"/>
        </w:numPr>
        <w:suppressAutoHyphens w:val="true"/>
        <w:overflowPunct w:val="true"/>
        <w:ind w:hanging="0" w:left="0"/>
        <w:jc w:val="both"/>
        <w:rPr/>
      </w:pPr>
      <w:r>
        <w:rPr>
          <w:sz w:val="20"/>
          <w:szCs w:val="20"/>
        </w:rPr>
        <w:t xml:space="preserve">Ist als </w:t>
      </w:r>
      <w:r>
        <w:rPr>
          <w:b/>
          <w:bCs/>
          <w:sz w:val="20"/>
          <w:szCs w:val="20"/>
        </w:rPr>
        <w:t xml:space="preserve">Grund- oder Verbrauchsbetrag </w:t>
      </w:r>
      <w:r>
        <w:rPr>
          <w:b w:val="false"/>
          <w:bCs w:val="false"/>
          <w:sz w:val="20"/>
          <w:szCs w:val="20"/>
        </w:rPr>
        <w:t>0.70 angegeben und im ausgewählten Profilfeld steht als Ver</w:t>
        <w:softHyphen/>
        <w:t>brauchsangabe 428, so ergibt das einen Verbrauch von 0.70 x 428 = 299,60. Somit wird der Wert 299,6 (als Verbrauch) zu einem bestehenden Mitgliedsbeitrag hinzuaddiert.</w:t>
      </w:r>
    </w:p>
    <w:p>
      <w:pPr>
        <w:pStyle w:val="BodyText"/>
        <w:widowControl/>
        <w:numPr>
          <w:ilvl w:val="0"/>
          <w:numId w:val="0"/>
        </w:numPr>
        <w:suppressAutoHyphens w:val="true"/>
        <w:overflowPunct w:val="true"/>
        <w:ind w:hanging="0" w:left="0"/>
        <w:jc w:val="left"/>
        <w:rPr>
          <w:rFonts w:ascii="Arial" w:hAnsi="Arial"/>
          <w:b w:val="false"/>
          <w:bCs w:val="false"/>
        </w:rPr>
      </w:pPr>
      <w:r>
        <w:rPr>
          <w:b w:val="false"/>
          <w:bCs w:val="false"/>
        </w:rPr>
      </w:r>
    </w:p>
    <w:p>
      <w:pPr>
        <w:pStyle w:val="BodyText"/>
        <w:widowControl/>
        <w:numPr>
          <w:ilvl w:val="0"/>
          <w:numId w:val="0"/>
        </w:numPr>
        <w:suppressAutoHyphens w:val="true"/>
        <w:overflowPunct w:val="true"/>
        <w:ind w:hanging="0" w:left="0"/>
        <w:jc w:val="center"/>
        <w:rPr>
          <w:rFonts w:ascii="Arial" w:hAnsi="Arial"/>
          <w:b/>
          <w:bCs/>
          <w:sz w:val="20"/>
          <w:szCs w:val="20"/>
        </w:rPr>
      </w:pPr>
      <w:r>
        <w:rPr>
          <w:b/>
          <w:bCs/>
          <w:sz w:val="20"/>
          <w:szCs w:val="20"/>
        </w:rPr>
        <w:t>Hinweis</w:t>
      </w:r>
    </w:p>
    <w:p>
      <w:pPr>
        <w:pStyle w:val="BodyText"/>
        <w:jc w:val="center"/>
        <w:rPr>
          <w:i/>
          <w:i/>
          <w:iCs/>
        </w:rPr>
      </w:pPr>
      <w:r>
        <w:rPr>
          <w:i/>
          <w:iCs/>
          <w:sz w:val="20"/>
          <w:szCs w:val="20"/>
        </w:rPr>
        <w:t>Soll ein Verbrauchsbetrag definiert werden, so muss auch ein dazugehöriges Profilfeld ausgewählt sein. Ma</w:t>
        <w:softHyphen/>
        <w:t>thematisch betrachtet wird der Wert von "Grund- oder Verbrauchsbetrag" mit dem Wert des ausgewählten Profilfeldes multipliziert. Ist kein Profilfeld angegeben (bei einem Grundbetrag), wird mit 1 multipliziert.</w:t>
      </w:r>
    </w:p>
    <w:p>
      <w:pPr>
        <w:pStyle w:val="BodyText"/>
        <w:rPr>
          <w:rFonts w:ascii="Arial" w:hAnsi="Arial"/>
          <w:sz w:val="20"/>
          <w:szCs w:val="20"/>
        </w:rPr>
      </w:pPr>
      <w:r>
        <w:rPr>
          <w:sz w:val="20"/>
          <w:szCs w:val="20"/>
        </w:rPr>
      </w:r>
    </w:p>
    <w:p>
      <w:pPr>
        <w:pStyle w:val="BodyText"/>
        <w:widowControl/>
        <w:numPr>
          <w:ilvl w:val="0"/>
          <w:numId w:val="0"/>
        </w:numPr>
        <w:suppressAutoHyphens w:val="true"/>
        <w:overflowPunct w:val="true"/>
        <w:bidi w:val="0"/>
        <w:ind w:hanging="0" w:left="0"/>
        <w:jc w:val="left"/>
        <w:rPr>
          <w:rFonts w:ascii="Arial" w:hAnsi="Arial"/>
          <w:sz w:val="20"/>
          <w:szCs w:val="20"/>
        </w:rPr>
      </w:pPr>
      <w:r>
        <w:rPr>
          <w:sz w:val="20"/>
          <w:szCs w:val="20"/>
        </w:rPr>
      </w:r>
      <w:r>
        <w:br w:type="page"/>
      </w:r>
    </w:p>
    <w:p>
      <w:pPr>
        <w:pStyle w:val="Heading1"/>
        <w:numPr>
          <w:ilvl w:val="0"/>
          <w:numId w:val="3"/>
        </w:numPr>
        <w:spacing w:before="0" w:after="120"/>
        <w:rPr/>
      </w:pPr>
      <w:bookmarkStart w:id="44" w:name="__RefHeading___Toc1927_1567046155"/>
      <w:bookmarkEnd w:id="44"/>
      <w:r>
        <w:rPr/>
        <w:t>Beitragsberechnung</w:t>
      </w:r>
    </w:p>
    <w:p>
      <w:pPr>
        <w:pStyle w:val="BodyText"/>
        <w:numPr>
          <w:ilvl w:val="0"/>
          <w:numId w:val="3"/>
        </w:numPr>
        <w:bidi w:val="0"/>
        <w:jc w:val="left"/>
        <w:rPr/>
      </w:pPr>
      <w:r>
        <w:rPr/>
      </w:r>
    </w:p>
    <w:p>
      <w:pPr>
        <w:pStyle w:val="Heading2"/>
        <w:numPr>
          <w:ilvl w:val="1"/>
          <w:numId w:val="3"/>
        </w:numPr>
        <w:rPr>
          <w:rFonts w:ascii="Arial" w:hAnsi="Arial"/>
          <w:sz w:val="20"/>
          <w:szCs w:val="20"/>
        </w:rPr>
      </w:pPr>
      <w:bookmarkStart w:id="45" w:name="__RefHeading___Toc1929_1567046155"/>
      <w:bookmarkEnd w:id="45"/>
      <w:r>
        <w:rPr/>
        <w:t>Beitrag und Beitragszeitraum</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both"/>
        <w:rPr/>
      </w:pPr>
      <w:r>
        <w:rPr>
          <w:sz w:val="20"/>
          <w:szCs w:val="20"/>
        </w:rPr>
        <w:t>Standardmäßig kann einer Rolle in Admidio ein Beitrag und ein Beitragszeitraum zugeordnet werden. Diese Einträge wertet das Plugin aus.</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both"/>
        <w:rPr/>
      </w:pPr>
      <w:r>
        <w:rPr>
          <w:sz w:val="20"/>
          <w:szCs w:val="20"/>
        </w:rPr>
        <w:t xml:space="preserve">Für eine Beitragsberechnung sind nur Rollen relevant, bei denen </w:t>
      </w:r>
      <w:r>
        <w:rPr>
          <w:b/>
          <w:bCs/>
          <w:sz w:val="20"/>
          <w:szCs w:val="20"/>
        </w:rPr>
        <w:t>ein Beitrag und ein Beitragszeitraum</w:t>
      </w:r>
      <w:r>
        <w:rPr>
          <w:sz w:val="20"/>
          <w:szCs w:val="20"/>
        </w:rPr>
        <w:t xml:space="preserve"> de</w:t>
        <w:softHyphen/>
        <w:t>finiert sind (auch ein Beitrag von 0 € ist möglich, z.B. für Ehrenmitglieder).</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both"/>
        <w:rPr/>
      </w:pPr>
      <w:r>
        <w:rPr>
          <w:sz w:val="20"/>
          <w:szCs w:val="20"/>
        </w:rPr>
        <w:t>Ein Mitglied kann dabei Angehöriger einer oder mehrerer Rollen sein. Die bei diesen Rollen eingetragenen Beiträge werden aufsummiert. In welcher Kategorie von Admidio sich diese Rollen befinden ist nicht von Be</w:t>
        <w:softHyphen/>
        <w:t>deutung.</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both"/>
        <w:rPr/>
      </w:pPr>
      <w:r>
        <w:rPr>
          <w:sz w:val="20"/>
          <w:szCs w:val="20"/>
        </w:rPr>
        <w:t>Das Plugin betrachtet den Beitrag, der in einer Rolle definiert ist (unabhängig von der Einstellung "Beitrags</w:t>
        <w:softHyphen/>
        <w:t xml:space="preserve">zeitraum"), </w:t>
      </w:r>
      <w:r>
        <w:rPr>
          <w:b/>
          <w:bCs/>
          <w:sz w:val="20"/>
          <w:szCs w:val="20"/>
        </w:rPr>
        <w:t>immer als Jahresbeitrag</w:t>
      </w:r>
      <w:r>
        <w:rPr>
          <w:sz w:val="20"/>
          <w:szCs w:val="20"/>
        </w:rPr>
        <w:t>. Die Angabe des Beitragszeitraums einer Rolle wird für die Funktion "</w:t>
      </w:r>
      <w:r>
        <w:rPr>
          <w:b/>
          <w:bCs/>
          <w:sz w:val="20"/>
          <w:szCs w:val="20"/>
        </w:rPr>
        <w:t>anteilige Beitragsberechnung</w:t>
      </w:r>
      <w:r>
        <w:rPr>
          <w:sz w:val="20"/>
          <w:szCs w:val="20"/>
        </w:rPr>
        <w:t>" verwendet.</w:t>
      </w:r>
    </w:p>
    <w:p>
      <w:pPr>
        <w:pStyle w:val="BodyText"/>
        <w:numPr>
          <w:ilvl w:val="0"/>
          <w:numId w:val="3"/>
        </w:numPr>
        <w:bidi w:val="0"/>
        <w:jc w:val="left"/>
        <w:rPr>
          <w:rFonts w:ascii="Arial" w:hAnsi="Arial"/>
        </w:rPr>
      </w:pPr>
      <w:r>
        <w:rPr/>
      </w:r>
    </w:p>
    <w:p>
      <w:pPr>
        <w:pStyle w:val="Heading2"/>
        <w:numPr>
          <w:ilvl w:val="1"/>
          <w:numId w:val="3"/>
        </w:numPr>
        <w:rPr/>
      </w:pPr>
      <w:bookmarkStart w:id="46" w:name="__RefHeading___Toc2075_3127355303"/>
      <w:bookmarkEnd w:id="46"/>
      <w:r>
        <w:rPr/>
        <w:t>Anteilige Beitragsberechnung</w:t>
      </w:r>
    </w:p>
    <w:p>
      <w:pPr>
        <w:pStyle w:val="Normal"/>
        <w:numPr>
          <w:ilvl w:val="0"/>
          <w:numId w:val="3"/>
        </w:numPr>
        <w:bidi w:val="0"/>
        <w:jc w:val="left"/>
        <w:rPr>
          <w:rFonts w:ascii="Arial" w:hAnsi="Arial"/>
        </w:rPr>
      </w:pPr>
      <w:r>
        <w:rPr/>
      </w:r>
    </w:p>
    <w:p>
      <w:pPr>
        <w:pStyle w:val="Normal"/>
        <w:numPr>
          <w:ilvl w:val="0"/>
          <w:numId w:val="3"/>
        </w:numPr>
        <w:bidi w:val="0"/>
        <w:jc w:val="both"/>
        <w:rPr/>
      </w:pPr>
      <w:r>
        <w:rPr>
          <w:sz w:val="20"/>
          <w:szCs w:val="20"/>
        </w:rPr>
        <w:t>Beendet ein Mitglied während des Jahres seine Mitgliedschaft in einer Rolle oder tritt es während des Jahres neu einer Rolle bei, wird eine anteilige Beitragsberechnung durchgeführt.</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both"/>
        <w:rPr/>
      </w:pPr>
      <w:r>
        <w:rPr>
          <w:sz w:val="20"/>
          <w:szCs w:val="20"/>
        </w:rPr>
        <w:t>Für die anteilige Berechnung bei Beendigung der Mitgliedschaft wird das Ende einer Rollenzugehörigkeit verwendet.</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both"/>
        <w:rPr/>
      </w:pPr>
      <w:r>
        <w:rPr>
          <w:sz w:val="20"/>
          <w:szCs w:val="20"/>
        </w:rPr>
        <w:t>Für die anteilige Berechnung bei Beginn einer Mitgliedschaft wird, je nach Konfiguration (</w:t>
      </w:r>
      <w:r>
        <w:rPr>
          <w:i/>
          <w:iCs/>
          <w:sz w:val="20"/>
          <w:szCs w:val="20"/>
        </w:rPr>
        <w:t>→ Einstellungen – Beitragseinstellungen – Anteilige Beitragsberechnung</w:t>
      </w:r>
      <w:r>
        <w:rPr>
          <w:sz w:val="20"/>
          <w:szCs w:val="20"/>
        </w:rPr>
        <w:t>), entweder das Beitrittsdatum oder der Beginn einer Rollenmitgliedschaft verwendet.</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sz w:val="20"/>
          <w:szCs w:val="20"/>
        </w:rPr>
      </w:pPr>
      <w:r>
        <w:rPr>
          <w:b/>
          <w:bCs/>
          <w:sz w:val="20"/>
          <w:szCs w:val="20"/>
        </w:rPr>
        <w:t>Beitragszeitraum Monatlich</w:t>
      </w:r>
      <w:r>
        <w:rPr>
          <w:sz w:val="20"/>
          <w:szCs w:val="20"/>
        </w:rPr>
        <w:t>: Berechnet wird jeder angefangene Monat</w:t>
      </w:r>
    </w:p>
    <w:p>
      <w:pPr>
        <w:pStyle w:val="Normal"/>
        <w:numPr>
          <w:ilvl w:val="1"/>
          <w:numId w:val="3"/>
        </w:numPr>
        <w:bidi w:val="0"/>
        <w:jc w:val="left"/>
        <w:rPr>
          <w:sz w:val="20"/>
          <w:szCs w:val="20"/>
        </w:rPr>
      </w:pPr>
      <w:r>
        <w:rPr>
          <w:sz w:val="20"/>
          <w:szCs w:val="20"/>
        </w:rPr>
      </w:r>
    </w:p>
    <w:p>
      <w:pPr>
        <w:pStyle w:val="Normal"/>
        <w:numPr>
          <w:ilvl w:val="1"/>
          <w:numId w:val="3"/>
        </w:numPr>
        <w:bidi w:val="0"/>
        <w:jc w:val="left"/>
        <w:rPr>
          <w:sz w:val="20"/>
          <w:szCs w:val="20"/>
        </w:rPr>
      </w:pPr>
      <w:r>
        <w:rPr>
          <w:sz w:val="20"/>
          <w:szCs w:val="20"/>
        </w:rPr>
        <w:t>Beispiel:</w:t>
      </w:r>
    </w:p>
    <w:p>
      <w:pPr>
        <w:pStyle w:val="Normal"/>
        <w:numPr>
          <w:ilvl w:val="1"/>
          <w:numId w:val="3"/>
        </w:numPr>
        <w:bidi w:val="0"/>
        <w:jc w:val="left"/>
        <w:rPr>
          <w:sz w:val="20"/>
          <w:szCs w:val="20"/>
        </w:rPr>
      </w:pPr>
      <w:r>
        <w:rPr>
          <w:sz w:val="20"/>
          <w:szCs w:val="20"/>
        </w:rPr>
        <w:t xml:space="preserve">Beitritt im April </w:t>
        <w:tab/>
        <w:tab/>
        <w:t>-&gt; Berechnet werden Apr bis Dez = 9 Monate = 9/12 vom Jahresbeitrag</w:t>
      </w:r>
    </w:p>
    <w:p>
      <w:pPr>
        <w:pStyle w:val="Normal"/>
        <w:numPr>
          <w:ilvl w:val="1"/>
          <w:numId w:val="3"/>
        </w:numPr>
        <w:bidi w:val="0"/>
        <w:jc w:val="left"/>
        <w:rPr>
          <w:sz w:val="20"/>
          <w:szCs w:val="20"/>
        </w:rPr>
      </w:pPr>
      <w:r>
        <w:rPr>
          <w:sz w:val="20"/>
          <w:szCs w:val="20"/>
        </w:rPr>
        <w:t xml:space="preserve">Austritt im Juni  </w:t>
        <w:tab/>
        <w:t>-&gt; Berechnet werden Jan bis Jun = 6 Monate = 6/12 vom Jahresbeitrag</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sz w:val="20"/>
          <w:szCs w:val="20"/>
        </w:rPr>
      </w:pPr>
      <w:r>
        <w:rPr>
          <w:b/>
          <w:bCs/>
          <w:sz w:val="20"/>
          <w:szCs w:val="20"/>
        </w:rPr>
        <w:t>Beitragszeitraum Vierteljährlich</w:t>
      </w:r>
      <w:r>
        <w:rPr>
          <w:sz w:val="20"/>
          <w:szCs w:val="20"/>
        </w:rPr>
        <w:t>: Im Beitritts-/Austrittsjahr wird jedes angefangene Vierteljahr berechnet</w:t>
      </w:r>
    </w:p>
    <w:p>
      <w:pPr>
        <w:pStyle w:val="Normal"/>
        <w:numPr>
          <w:ilvl w:val="1"/>
          <w:numId w:val="3"/>
        </w:numPr>
        <w:bidi w:val="0"/>
        <w:jc w:val="left"/>
        <w:rPr>
          <w:sz w:val="20"/>
          <w:szCs w:val="20"/>
        </w:rPr>
      </w:pPr>
      <w:r>
        <w:rPr>
          <w:sz w:val="20"/>
          <w:szCs w:val="20"/>
        </w:rPr>
      </w:r>
    </w:p>
    <w:p>
      <w:pPr>
        <w:pStyle w:val="Normal"/>
        <w:numPr>
          <w:ilvl w:val="1"/>
          <w:numId w:val="3"/>
        </w:numPr>
        <w:bidi w:val="0"/>
        <w:jc w:val="left"/>
        <w:rPr>
          <w:sz w:val="20"/>
          <w:szCs w:val="20"/>
        </w:rPr>
      </w:pPr>
      <w:r>
        <w:rPr>
          <w:sz w:val="20"/>
          <w:szCs w:val="20"/>
        </w:rPr>
        <w:t>Beispiel:</w:t>
      </w:r>
    </w:p>
    <w:p>
      <w:pPr>
        <w:pStyle w:val="Normal"/>
        <w:numPr>
          <w:ilvl w:val="1"/>
          <w:numId w:val="3"/>
        </w:numPr>
        <w:bidi w:val="0"/>
        <w:jc w:val="left"/>
        <w:rPr>
          <w:sz w:val="20"/>
          <w:szCs w:val="20"/>
        </w:rPr>
      </w:pPr>
      <w:r>
        <w:rPr>
          <w:sz w:val="20"/>
          <w:szCs w:val="20"/>
        </w:rPr>
        <w:t>Beitritt im zweiten Vierteljahr (Apr, Mai, Jun)  -&gt; 9 Monate werden berechnet = 9/12 vom Jahresbeitrag</w:t>
      </w:r>
    </w:p>
    <w:p>
      <w:pPr>
        <w:pStyle w:val="Normal"/>
        <w:numPr>
          <w:ilvl w:val="1"/>
          <w:numId w:val="3"/>
        </w:numPr>
        <w:bidi w:val="0"/>
        <w:jc w:val="left"/>
        <w:rPr>
          <w:sz w:val="20"/>
          <w:szCs w:val="20"/>
        </w:rPr>
      </w:pPr>
      <w:r>
        <w:rPr>
          <w:sz w:val="20"/>
          <w:szCs w:val="20"/>
        </w:rPr>
        <w:t>Beitritt im vierten Vierteljahr (Okt, Nov, Dez)  -&gt; 3 Monate werden berechnet = 3/12 vom Jahresbeitrag</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sz w:val="20"/>
          <w:szCs w:val="20"/>
        </w:rPr>
      </w:pPr>
      <w:r>
        <w:rPr>
          <w:b/>
          <w:bCs/>
          <w:sz w:val="20"/>
          <w:szCs w:val="20"/>
        </w:rPr>
        <w:t>Beitragszeitraum Halbjährlich</w:t>
      </w:r>
      <w:r>
        <w:rPr>
          <w:sz w:val="20"/>
          <w:szCs w:val="20"/>
        </w:rPr>
        <w:t>: Im Beitritts-/Austrittsjahr wird jedes angefangene Halbjahr berechnet</w:t>
      </w:r>
    </w:p>
    <w:p>
      <w:pPr>
        <w:pStyle w:val="Normal"/>
        <w:numPr>
          <w:ilvl w:val="1"/>
          <w:numId w:val="3"/>
        </w:numPr>
        <w:bidi w:val="0"/>
        <w:jc w:val="left"/>
        <w:rPr>
          <w:sz w:val="20"/>
          <w:szCs w:val="20"/>
        </w:rPr>
      </w:pPr>
      <w:r>
        <w:rPr>
          <w:sz w:val="20"/>
          <w:szCs w:val="20"/>
        </w:rPr>
      </w:r>
    </w:p>
    <w:p>
      <w:pPr>
        <w:pStyle w:val="Normal"/>
        <w:numPr>
          <w:ilvl w:val="1"/>
          <w:numId w:val="3"/>
        </w:numPr>
        <w:bidi w:val="0"/>
        <w:jc w:val="left"/>
        <w:rPr>
          <w:sz w:val="20"/>
          <w:szCs w:val="20"/>
        </w:rPr>
      </w:pPr>
      <w:r>
        <w:rPr>
          <w:sz w:val="20"/>
          <w:szCs w:val="20"/>
        </w:rPr>
        <w:t>Beispiel:</w:t>
      </w:r>
    </w:p>
    <w:p>
      <w:pPr>
        <w:pStyle w:val="Normal"/>
        <w:numPr>
          <w:ilvl w:val="1"/>
          <w:numId w:val="3"/>
        </w:numPr>
        <w:bidi w:val="0"/>
        <w:jc w:val="left"/>
        <w:rPr>
          <w:sz w:val="20"/>
          <w:szCs w:val="20"/>
        </w:rPr>
      </w:pPr>
      <w:r>
        <w:rPr>
          <w:sz w:val="20"/>
          <w:szCs w:val="20"/>
        </w:rPr>
        <w:t>Beitritt im ersten Halbjahr</w:t>
        <w:tab/>
        <w:t>-&gt; 12 Monate werden berechnet = 12/12 vom Jahresbeitrag</w:t>
      </w:r>
    </w:p>
    <w:p>
      <w:pPr>
        <w:pStyle w:val="Normal"/>
        <w:numPr>
          <w:ilvl w:val="1"/>
          <w:numId w:val="3"/>
        </w:numPr>
        <w:bidi w:val="0"/>
        <w:jc w:val="left"/>
        <w:rPr>
          <w:sz w:val="20"/>
          <w:szCs w:val="20"/>
        </w:rPr>
      </w:pPr>
      <w:r>
        <w:rPr>
          <w:sz w:val="20"/>
          <w:szCs w:val="20"/>
        </w:rPr>
        <w:t>Beitritt im zweiten Halbjahr</w:t>
        <w:tab/>
        <w:t>-&gt;  6 Monate werden berechnet =  6/12 vom Jahresbeitrag</w:t>
      </w:r>
    </w:p>
    <w:p>
      <w:pPr>
        <w:pStyle w:val="Normal"/>
        <w:numPr>
          <w:ilvl w:val="1"/>
          <w:numId w:val="3"/>
        </w:numPr>
        <w:bidi w:val="0"/>
        <w:jc w:val="left"/>
        <w:rPr>
          <w:sz w:val="20"/>
          <w:szCs w:val="20"/>
        </w:rPr>
      </w:pPr>
      <w:r>
        <w:rPr>
          <w:sz w:val="20"/>
          <w:szCs w:val="20"/>
        </w:rPr>
        <w:t xml:space="preserve">Austritt im ersten Halbjahr  </w:t>
        <w:tab/>
        <w:t>-&gt;  6 Monate werden berechnet =  6/12 vom Jahresbeitrag</w:t>
      </w:r>
    </w:p>
    <w:p>
      <w:pPr>
        <w:pStyle w:val="Normal"/>
        <w:numPr>
          <w:ilvl w:val="1"/>
          <w:numId w:val="3"/>
        </w:numPr>
        <w:bidi w:val="0"/>
        <w:jc w:val="left"/>
        <w:rPr>
          <w:sz w:val="20"/>
          <w:szCs w:val="20"/>
        </w:rPr>
      </w:pPr>
      <w:r>
        <w:rPr>
          <w:sz w:val="20"/>
          <w:szCs w:val="20"/>
        </w:rPr>
        <w:t xml:space="preserve">Austritt im zweiten Halbjahr </w:t>
        <w:tab/>
        <w:t>-&gt; 12 Monate werden berechnet = 12/12 vom Jahresbeitrag</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sz w:val="20"/>
          <w:szCs w:val="20"/>
        </w:rPr>
      </w:pPr>
      <w:r>
        <w:rPr>
          <w:b/>
          <w:bCs/>
          <w:sz w:val="20"/>
          <w:szCs w:val="20"/>
        </w:rPr>
        <w:t>Beitragszeitraum Jährlich und Einmalig</w:t>
      </w:r>
      <w:r>
        <w:rPr>
          <w:sz w:val="20"/>
          <w:szCs w:val="20"/>
        </w:rPr>
        <w:t>: Im Beitritts-/Austrittsjahr fällt der volle Beitrag einer Rolle an.</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center"/>
        <w:rPr>
          <w:sz w:val="20"/>
          <w:szCs w:val="20"/>
        </w:rPr>
      </w:pPr>
      <w:r>
        <w:rPr>
          <w:sz w:val="20"/>
          <w:szCs w:val="20"/>
        </w:rPr>
      </w:r>
    </w:p>
    <w:p>
      <w:pPr>
        <w:pStyle w:val="Normal"/>
        <w:numPr>
          <w:ilvl w:val="0"/>
          <w:numId w:val="3"/>
        </w:numPr>
        <w:bidi w:val="0"/>
        <w:jc w:val="center"/>
        <w:rPr>
          <w:sz w:val="20"/>
          <w:szCs w:val="20"/>
        </w:rPr>
      </w:pPr>
      <w:r>
        <w:rPr>
          <w:sz w:val="20"/>
          <w:szCs w:val="20"/>
        </w:rPr>
      </w:r>
    </w:p>
    <w:p>
      <w:pPr>
        <w:pStyle w:val="Normal"/>
        <w:numPr>
          <w:ilvl w:val="0"/>
          <w:numId w:val="3"/>
        </w:numPr>
        <w:bidi w:val="0"/>
        <w:jc w:val="center"/>
        <w:rPr>
          <w:sz w:val="20"/>
          <w:szCs w:val="20"/>
        </w:rPr>
      </w:pPr>
      <w:r>
        <w:rPr>
          <w:b/>
          <w:bCs/>
          <w:sz w:val="20"/>
          <w:szCs w:val="20"/>
        </w:rPr>
        <w:t>Achtung</w:t>
      </w:r>
    </w:p>
    <w:p>
      <w:pPr>
        <w:pStyle w:val="Normal"/>
        <w:numPr>
          <w:ilvl w:val="0"/>
          <w:numId w:val="3"/>
        </w:numPr>
        <w:bidi w:val="0"/>
        <w:jc w:val="center"/>
        <w:rPr>
          <w:b/>
          <w:bCs/>
          <w:sz w:val="20"/>
          <w:szCs w:val="20"/>
        </w:rPr>
      </w:pPr>
      <w:r>
        <w:rPr>
          <w:b/>
          <w:bCs/>
          <w:sz w:val="20"/>
          <w:szCs w:val="20"/>
        </w:rPr>
      </w:r>
    </w:p>
    <w:p>
      <w:pPr>
        <w:pStyle w:val="Normal"/>
        <w:numPr>
          <w:ilvl w:val="0"/>
          <w:numId w:val="3"/>
        </w:numPr>
        <w:bidi w:val="0"/>
        <w:jc w:val="center"/>
        <w:rPr>
          <w:sz w:val="20"/>
          <w:szCs w:val="20"/>
        </w:rPr>
      </w:pPr>
      <w:r>
        <w:rPr>
          <w:i/>
          <w:iCs/>
          <w:sz w:val="20"/>
          <w:szCs w:val="20"/>
        </w:rPr>
        <w:t>Eine Beitragsberechnung (auch eine anteilige) wird nur für aktive Mitglieder durchgeführt. Das heißt, ein Mit</w:t>
        <w:softHyphen/>
        <w:t>glied muss am Tag, an dem die Berechnung durchgeführt wird, ein aktives Mitglied der Rolle sein. Zukünftige sowie ehemalige Rollenmitgliedschaften werden nicht berücksichtigt.</w:t>
      </w:r>
    </w:p>
    <w:p>
      <w:pPr>
        <w:pStyle w:val="Normal"/>
        <w:numPr>
          <w:ilvl w:val="0"/>
          <w:numId w:val="3"/>
        </w:numPr>
        <w:bidi w:val="0"/>
        <w:jc w:val="left"/>
        <w:rPr>
          <w:rFonts w:ascii="Arial" w:hAnsi="Arial"/>
        </w:rPr>
      </w:pPr>
      <w:r>
        <w:rPr/>
      </w:r>
    </w:p>
    <w:p>
      <w:pPr>
        <w:pStyle w:val="Heading3"/>
        <w:numPr>
          <w:ilvl w:val="2"/>
          <w:numId w:val="3"/>
        </w:numPr>
        <w:rPr/>
      </w:pPr>
      <w:bookmarkStart w:id="47" w:name="__RefHeading___Toc2077_3127355303"/>
      <w:bookmarkEnd w:id="47"/>
      <w:r>
        <w:rPr/>
        <w:t>Anteilige Beitragsberechnung von Familienrollen</w:t>
      </w:r>
    </w:p>
    <w:p>
      <w:pPr>
        <w:pStyle w:val="Normal"/>
        <w:numPr>
          <w:ilvl w:val="0"/>
          <w:numId w:val="3"/>
        </w:numPr>
        <w:bidi w:val="0"/>
        <w:jc w:val="left"/>
        <w:rPr>
          <w:rFonts w:ascii="Arial" w:hAnsi="Arial"/>
        </w:rPr>
      </w:pPr>
      <w:r>
        <w:rPr/>
      </w:r>
    </w:p>
    <w:p>
      <w:pPr>
        <w:pStyle w:val="Normal"/>
        <w:numPr>
          <w:ilvl w:val="0"/>
          <w:numId w:val="3"/>
        </w:numPr>
        <w:bidi w:val="0"/>
        <w:jc w:val="both"/>
        <w:rPr/>
      </w:pPr>
      <w:r>
        <w:rPr>
          <w:sz w:val="20"/>
          <w:szCs w:val="20"/>
        </w:rPr>
        <w:t>Die anteilige Beitragsberechnung von Familienrollen funktioniert nach einem ähnlichen Prinzip.</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both"/>
        <w:rPr/>
      </w:pPr>
      <w:r>
        <w:rPr>
          <w:sz w:val="20"/>
          <w:szCs w:val="20"/>
        </w:rPr>
        <w:t>Da es technisch nicht möglich ist einer Familienrolle ein Enddatum zuzuweisen (um Berechnungen von - bis durchzuführen) werden zur anteiligen Beitragsberechnung von Familienrollen die Daten des Zahlungspflichti</w:t>
        <w:softHyphen/>
        <w:t xml:space="preserve">gen der jeweiligen Familienrolle verwendet. </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both"/>
        <w:rPr/>
      </w:pPr>
      <w:r>
        <w:rPr>
          <w:sz w:val="20"/>
          <w:szCs w:val="20"/>
        </w:rPr>
        <w:t>Für die anteilige Berechnung bei Beendigung der Mitgliedschaft wird das Ende einer Rollenzugehörigkeit verwendet.</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both"/>
        <w:rPr/>
      </w:pPr>
      <w:r>
        <w:rPr>
          <w:sz w:val="20"/>
          <w:szCs w:val="20"/>
        </w:rPr>
        <w:t>Für die anteilige Berechnung bei Beginn einer Mitgliedschaft wird, je nach Konfiguration, entweder das Bei</w:t>
        <w:softHyphen/>
        <w:t>trittsdatum oder der Beginn einer Rollenmitgliedschaft verwendet.</w:t>
      </w:r>
    </w:p>
    <w:p>
      <w:pPr>
        <w:pStyle w:val="Normal"/>
        <w:bidi w:val="0"/>
        <w:jc w:val="both"/>
        <w:rPr>
          <w:rFonts w:ascii="Arial" w:hAnsi="Arial"/>
        </w:rPr>
      </w:pPr>
      <w:r>
        <w:rPr/>
      </w:r>
    </w:p>
    <w:p>
      <w:pPr>
        <w:pStyle w:val="Normal"/>
        <w:bidi w:val="0"/>
        <w:jc w:val="left"/>
        <w:rPr>
          <w:rFonts w:ascii="Arial" w:hAnsi="Arial"/>
        </w:rPr>
      </w:pPr>
      <w:r>
        <w:rPr/>
      </w:r>
    </w:p>
    <w:p>
      <w:pPr>
        <w:pStyle w:val="Heading2"/>
        <w:numPr>
          <w:ilvl w:val="1"/>
          <w:numId w:val="3"/>
        </w:numPr>
        <w:rPr>
          <w:rFonts w:ascii="Arial" w:hAnsi="Arial"/>
        </w:rPr>
      </w:pPr>
      <w:bookmarkStart w:id="48" w:name="__RefHeading___Toc1208_2975391565"/>
      <w:bookmarkEnd w:id="48"/>
      <w:r>
        <w:rPr/>
        <w:t>Neuberechnung</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46">
            <wp:simplePos x="0" y="0"/>
            <wp:positionH relativeFrom="column">
              <wp:posOffset>0</wp:posOffset>
            </wp:positionH>
            <wp:positionV relativeFrom="paragraph">
              <wp:posOffset>133350</wp:posOffset>
            </wp:positionV>
            <wp:extent cx="3239770" cy="1915160"/>
            <wp:effectExtent l="0" t="0" r="0" b="0"/>
            <wp:wrapTopAndBottom/>
            <wp:docPr id="23" name="Bild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20" descr=""/>
                    <pic:cNvPicPr>
                      <a:picLocks noChangeAspect="1" noChangeArrowheads="1"/>
                    </pic:cNvPicPr>
                  </pic:nvPicPr>
                  <pic:blipFill>
                    <a:blip r:embed="rId26"/>
                    <a:stretch>
                      <a:fillRect/>
                    </a:stretch>
                  </pic:blipFill>
                  <pic:spPr bwMode="auto">
                    <a:xfrm>
                      <a:off x="0" y="0"/>
                      <a:ext cx="3239770" cy="1915160"/>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 xml:space="preserve">Über </w:t>
      </w:r>
      <w:r>
        <w:rPr>
          <w:b/>
          <w:bCs/>
          <w:sz w:val="20"/>
          <w:szCs w:val="20"/>
        </w:rPr>
        <w:t>Neuberechnung</w:t>
      </w:r>
      <w:r>
        <w:rPr>
          <w:sz w:val="20"/>
          <w:szCs w:val="20"/>
        </w:rPr>
        <w:t xml:space="preserve"> werden die Mitgliedsbeiträge neu berechnet.</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Nach dem Anklicken des Buttons „Neuberechnung“ erscheint zuerst eine Voransicht.</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47">
            <wp:simplePos x="0" y="0"/>
            <wp:positionH relativeFrom="column">
              <wp:posOffset>36195</wp:posOffset>
            </wp:positionH>
            <wp:positionV relativeFrom="paragraph">
              <wp:posOffset>635</wp:posOffset>
            </wp:positionV>
            <wp:extent cx="3239770" cy="2555875"/>
            <wp:effectExtent l="0" t="0" r="0" b="0"/>
            <wp:wrapTopAndBottom/>
            <wp:docPr id="24" name="Bild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30" descr=""/>
                    <pic:cNvPicPr>
                      <a:picLocks noChangeAspect="1" noChangeArrowheads="1"/>
                    </pic:cNvPicPr>
                  </pic:nvPicPr>
                  <pic:blipFill>
                    <a:blip r:embed="rId27"/>
                    <a:stretch>
                      <a:fillRect/>
                    </a:stretch>
                  </pic:blipFill>
                  <pic:spPr bwMode="auto">
                    <a:xfrm>
                      <a:off x="0" y="0"/>
                      <a:ext cx="3239770" cy="2555875"/>
                    </a:xfrm>
                    <a:prstGeom prst="rect">
                      <a:avLst/>
                    </a:prstGeom>
                  </pic:spPr>
                </pic:pic>
              </a:graphicData>
            </a:graphic>
          </wp:anchor>
        </w:drawing>
      </w:r>
    </w:p>
    <w:p>
      <w:pPr>
        <w:pStyle w:val="Normal"/>
        <w:numPr>
          <w:ilvl w:val="2"/>
          <w:numId w:val="2"/>
        </w:numPr>
        <w:bidi w:val="0"/>
        <w:jc w:val="left"/>
        <w:rPr>
          <w:i w:val="false"/>
          <w:i w:val="false"/>
          <w:iCs w:val="false"/>
        </w:rPr>
      </w:pPr>
      <w:r>
        <w:rPr>
          <w:i w:val="false"/>
          <w:iCs w:val="false"/>
          <w:sz w:val="20"/>
          <w:szCs w:val="20"/>
        </w:rPr>
        <w:t>Erst nach dem Anklicken von „Speichern“ werden die neuen Beiträge gespeichert.</w:t>
      </w:r>
    </w:p>
    <w:p>
      <w:pPr>
        <w:pStyle w:val="Heading2"/>
        <w:numPr>
          <w:ilvl w:val="1"/>
          <w:numId w:val="2"/>
        </w:numPr>
        <w:rPr>
          <w:rFonts w:ascii="Arial" w:hAnsi="Arial"/>
        </w:rPr>
      </w:pPr>
      <w:r>
        <w:rPr>
          <w:rFonts w:ascii="Arial" w:hAnsi="Arial"/>
        </w:rPr>
      </w:r>
    </w:p>
    <w:p>
      <w:pPr>
        <w:pStyle w:val="Heading2"/>
        <w:numPr>
          <w:ilvl w:val="1"/>
          <w:numId w:val="2"/>
        </w:numPr>
        <w:rPr>
          <w:rFonts w:ascii="Arial" w:hAnsi="Arial"/>
        </w:rPr>
      </w:pPr>
      <w:bookmarkStart w:id="49" w:name="__RefHeading___Toc1208_29753915651"/>
      <w:bookmarkEnd w:id="49"/>
      <w:r>
        <w:rPr/>
        <w:t>Individualbeiträge</w:t>
      </w:r>
    </w:p>
    <w:p>
      <w:pPr>
        <w:pStyle w:val="Normal"/>
        <w:numPr>
          <w:ilvl w:val="0"/>
          <w:numId w:val="2"/>
        </w:numPr>
        <w:bidi w:val="0"/>
        <w:jc w:val="left"/>
        <w:rPr>
          <w:rFonts w:ascii="Arial" w:hAnsi="Arial"/>
        </w:rPr>
      </w:pPr>
      <w:r>
        <w:rPr/>
      </w:r>
    </w:p>
    <w:p>
      <w:pPr>
        <w:pStyle w:val="Normal"/>
        <w:numPr>
          <w:ilvl w:val="0"/>
          <w:numId w:val="2"/>
        </w:numPr>
        <w:bidi w:val="0"/>
        <w:jc w:val="left"/>
        <w:rPr>
          <w:rFonts w:ascii="Arial" w:hAnsi="Arial"/>
        </w:rPr>
      </w:pPr>
      <w:r>
        <w:rPr/>
        <w:drawing>
          <wp:anchor behindDoc="0" distT="0" distB="0" distL="0" distR="0" simplePos="0" locked="0" layoutInCell="0" allowOverlap="1" relativeHeight="98">
            <wp:simplePos x="0" y="0"/>
            <wp:positionH relativeFrom="column">
              <wp:posOffset>21590</wp:posOffset>
            </wp:positionH>
            <wp:positionV relativeFrom="paragraph">
              <wp:posOffset>635</wp:posOffset>
            </wp:positionV>
            <wp:extent cx="3239770" cy="558165"/>
            <wp:effectExtent l="0" t="0" r="0" b="0"/>
            <wp:wrapTopAndBottom/>
            <wp:docPr id="25" name="Bild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21" descr=""/>
                    <pic:cNvPicPr>
                      <a:picLocks noChangeAspect="1" noChangeArrowheads="1"/>
                    </pic:cNvPicPr>
                  </pic:nvPicPr>
                  <pic:blipFill>
                    <a:blip r:embed="rId28"/>
                    <a:stretch>
                      <a:fillRect/>
                    </a:stretch>
                  </pic:blipFill>
                  <pic:spPr bwMode="auto">
                    <a:xfrm>
                      <a:off x="0" y="0"/>
                      <a:ext cx="3239770" cy="558165"/>
                    </a:xfrm>
                    <a:prstGeom prst="rect">
                      <a:avLst/>
                    </a:prstGeom>
                  </pic:spPr>
                </pic:pic>
              </a:graphicData>
            </a:graphic>
          </wp:anchor>
        </w:drawing>
      </w:r>
    </w:p>
    <w:p>
      <w:pPr>
        <w:pStyle w:val="Normal"/>
        <w:numPr>
          <w:ilvl w:val="0"/>
          <w:numId w:val="2"/>
        </w:numPr>
        <w:bidi w:val="0"/>
        <w:jc w:val="left"/>
        <w:rPr>
          <w:rFonts w:ascii="Arial" w:hAnsi="Arial"/>
        </w:rPr>
      </w:pPr>
      <w:r>
        <w:rPr/>
      </w:r>
    </w:p>
    <w:p>
      <w:pPr>
        <w:pStyle w:val="Normal"/>
        <w:numPr>
          <w:ilvl w:val="0"/>
          <w:numId w:val="2"/>
        </w:numPr>
        <w:bidi w:val="0"/>
        <w:jc w:val="both"/>
        <w:rPr/>
      </w:pPr>
      <w:r>
        <w:rPr>
          <w:sz w:val="20"/>
          <w:szCs w:val="20"/>
        </w:rPr>
        <w:t xml:space="preserve">Über </w:t>
      </w:r>
      <w:r>
        <w:rPr>
          <w:b/>
          <w:bCs/>
          <w:sz w:val="20"/>
          <w:szCs w:val="20"/>
        </w:rPr>
        <w:t>Individualbeiträge</w:t>
      </w:r>
      <w:r>
        <w:rPr>
          <w:sz w:val="20"/>
          <w:szCs w:val="20"/>
        </w:rPr>
        <w:t xml:space="preserve"> kann eine Berechnung individueller Beiträge durchgeführt werden. Dieser Menü</w:t>
        <w:softHyphen/>
        <w:t>punkt steht erst nach Aktivierung zur Verfügung (</w:t>
      </w:r>
      <w:r>
        <w:rPr>
          <w:i/>
          <w:iCs/>
          <w:sz w:val="20"/>
          <w:szCs w:val="20"/>
        </w:rPr>
        <w:t>→ Einstellungen - Individualbeiträge</w:t>
      </w:r>
      <w:r>
        <w:rPr>
          <w:sz w:val="20"/>
          <w:szCs w:val="20"/>
        </w:rPr>
        <w:t xml:space="preserve">) </w:t>
      </w:r>
    </w:p>
    <w:p>
      <w:pPr>
        <w:pStyle w:val="Normal"/>
        <w:numPr>
          <w:ilvl w:val="0"/>
          <w:numId w:val="2"/>
        </w:numPr>
        <w:bidi w:val="0"/>
        <w:jc w:val="left"/>
        <w:rPr>
          <w:rFonts w:ascii="Arial" w:hAnsi="Arial"/>
          <w:sz w:val="20"/>
          <w:szCs w:val="20"/>
        </w:rPr>
      </w:pPr>
      <w:r>
        <w:rPr>
          <w:sz w:val="20"/>
          <w:szCs w:val="20"/>
        </w:rPr>
      </w:r>
    </w:p>
    <w:p>
      <w:pPr>
        <w:pStyle w:val="Normal"/>
        <w:numPr>
          <w:ilvl w:val="2"/>
          <w:numId w:val="2"/>
        </w:numPr>
        <w:bidi w:val="0"/>
        <w:jc w:val="left"/>
        <w:rPr>
          <w:sz w:val="20"/>
          <w:szCs w:val="20"/>
        </w:rPr>
      </w:pPr>
      <w:r>
        <w:rPr>
          <w:sz w:val="20"/>
          <w:szCs w:val="20"/>
        </w:rPr>
        <w:t>Nach dem Anklicken des Buttons „Individualbeiträge“ erscheint zuerst eine Voransicht.</w:t>
      </w:r>
    </w:p>
    <w:p>
      <w:pPr>
        <w:pStyle w:val="Normal"/>
        <w:numPr>
          <w:ilvl w:val="2"/>
          <w:numId w:val="2"/>
        </w:numPr>
        <w:bidi w:val="0"/>
        <w:ind w:hanging="0" w:left="0"/>
        <w:jc w:val="left"/>
        <w:rPr>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100">
            <wp:simplePos x="0" y="0"/>
            <wp:positionH relativeFrom="column">
              <wp:posOffset>57785</wp:posOffset>
            </wp:positionH>
            <wp:positionV relativeFrom="paragraph">
              <wp:posOffset>635</wp:posOffset>
            </wp:positionV>
            <wp:extent cx="3239770" cy="1605915"/>
            <wp:effectExtent l="0" t="0" r="0" b="0"/>
            <wp:wrapTopAndBottom/>
            <wp:docPr id="26" name="Bild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31" descr=""/>
                    <pic:cNvPicPr>
                      <a:picLocks noChangeAspect="1" noChangeArrowheads="1"/>
                    </pic:cNvPicPr>
                  </pic:nvPicPr>
                  <pic:blipFill>
                    <a:blip r:embed="rId29"/>
                    <a:stretch>
                      <a:fillRect/>
                    </a:stretch>
                  </pic:blipFill>
                  <pic:spPr bwMode="auto">
                    <a:xfrm>
                      <a:off x="0" y="0"/>
                      <a:ext cx="3239770" cy="1605915"/>
                    </a:xfrm>
                    <a:prstGeom prst="rect">
                      <a:avLst/>
                    </a:prstGeom>
                  </pic:spPr>
                </pic:pic>
              </a:graphicData>
            </a:graphic>
          </wp:anchor>
        </w:drawing>
      </w:r>
    </w:p>
    <w:p>
      <w:pPr>
        <w:pStyle w:val="Normal"/>
        <w:numPr>
          <w:ilvl w:val="2"/>
          <w:numId w:val="2"/>
        </w:numPr>
        <w:bidi w:val="0"/>
        <w:jc w:val="left"/>
        <w:rPr>
          <w:sz w:val="20"/>
          <w:szCs w:val="20"/>
        </w:rPr>
      </w:pPr>
      <w:r>
        <w:rPr>
          <w:sz w:val="20"/>
          <w:szCs w:val="20"/>
        </w:rPr>
        <w:t>Erst nach dem Anklicken von „Speichern“ werden die neuen Beiträge gespeichert.</w:t>
      </w:r>
    </w:p>
    <w:p>
      <w:pPr>
        <w:pStyle w:val="Normal"/>
        <w:bidi w:val="0"/>
        <w:jc w:val="left"/>
        <w:rPr>
          <w:rFonts w:ascii="Arial" w:hAnsi="Arial"/>
          <w:sz w:val="20"/>
          <w:szCs w:val="20"/>
        </w:rPr>
      </w:pPr>
      <w:r>
        <w:rPr>
          <w:sz w:val="20"/>
          <w:szCs w:val="20"/>
        </w:rPr>
      </w:r>
    </w:p>
    <w:p>
      <w:pPr>
        <w:pStyle w:val="Normal"/>
        <w:bidi w:val="0"/>
        <w:jc w:val="center"/>
        <w:rPr>
          <w:sz w:val="20"/>
          <w:szCs w:val="20"/>
        </w:rPr>
      </w:pPr>
      <w:r>
        <w:rPr>
          <w:b/>
          <w:bCs/>
          <w:sz w:val="20"/>
          <w:szCs w:val="20"/>
        </w:rPr>
        <w:t>Hinweis</w:t>
      </w:r>
    </w:p>
    <w:p>
      <w:pPr>
        <w:pStyle w:val="Normal"/>
        <w:bidi w:val="0"/>
        <w:jc w:val="left"/>
        <w:rPr>
          <w:rFonts w:ascii="Arial" w:hAnsi="Arial"/>
          <w:sz w:val="20"/>
          <w:szCs w:val="20"/>
        </w:rPr>
      </w:pPr>
      <w:r>
        <w:rPr>
          <w:sz w:val="20"/>
          <w:szCs w:val="20"/>
        </w:rPr>
      </w:r>
    </w:p>
    <w:p>
      <w:pPr>
        <w:pStyle w:val="Normal"/>
        <w:bidi w:val="0"/>
        <w:jc w:val="center"/>
        <w:rPr>
          <w:sz w:val="20"/>
          <w:szCs w:val="20"/>
        </w:rPr>
      </w:pPr>
      <w:r>
        <w:rPr>
          <w:i/>
          <w:iCs/>
          <w:sz w:val="20"/>
          <w:szCs w:val="20"/>
        </w:rPr>
        <w:t xml:space="preserve">Eine Berechnung von Individualbeiträgen sollten immer erst nach erfolgter Beitragsberechnung durchgeführt werden, da ein vom Modul </w:t>
      </w:r>
      <w:r>
        <w:rPr>
          <w:b/>
          <w:bCs/>
          <w:i/>
          <w:iCs/>
          <w:sz w:val="20"/>
          <w:szCs w:val="20"/>
        </w:rPr>
        <w:t>Individualbeiträge</w:t>
      </w:r>
      <w:r>
        <w:rPr>
          <w:i/>
          <w:iCs/>
          <w:sz w:val="20"/>
          <w:szCs w:val="20"/>
        </w:rPr>
        <w:t xml:space="preserve"> erzeugter Beitragstext immer an einen bereits vorhandenen Text angehängt wird.</w:t>
      </w:r>
    </w:p>
    <w:p>
      <w:pPr>
        <w:pStyle w:val="Normal"/>
        <w:bidi w:val="0"/>
        <w:jc w:val="left"/>
        <w:rPr>
          <w:rFonts w:ascii="Arial" w:hAnsi="Arial"/>
          <w:sz w:val="20"/>
          <w:szCs w:val="20"/>
        </w:rPr>
      </w:pPr>
      <w:r>
        <w:rPr>
          <w:sz w:val="20"/>
          <w:szCs w:val="20"/>
        </w:rPr>
      </w:r>
    </w:p>
    <w:p>
      <w:pPr>
        <w:pStyle w:val="Normal"/>
        <w:numPr>
          <w:ilvl w:val="0"/>
          <w:numId w:val="0"/>
        </w:numPr>
        <w:bidi w:val="0"/>
        <w:ind w:hanging="0" w:left="0"/>
        <w:jc w:val="left"/>
        <w:rPr>
          <w:sz w:val="20"/>
          <w:szCs w:val="20"/>
        </w:rPr>
      </w:pPr>
      <w:r>
        <w:rPr>
          <w:sz w:val="20"/>
          <w:szCs w:val="20"/>
        </w:rPr>
        <w:t xml:space="preserve">Die Konfiguration von Individualbeiträgen erfolgt in </w:t>
      </w:r>
      <w:r>
        <w:rPr>
          <w:i/>
          <w:iCs/>
          <w:sz w:val="20"/>
          <w:szCs w:val="20"/>
        </w:rPr>
        <w:t>→ Einstellungen – Individualbeiträge.</w:t>
      </w:r>
    </w:p>
    <w:p>
      <w:pPr>
        <w:pStyle w:val="Normal"/>
        <w:numPr>
          <w:ilvl w:val="0"/>
          <w:numId w:val="0"/>
        </w:numPr>
        <w:bidi w:val="0"/>
        <w:ind w:hanging="0" w:left="0"/>
        <w:jc w:val="left"/>
        <w:rPr>
          <w:sz w:val="20"/>
          <w:szCs w:val="20"/>
        </w:rPr>
      </w:pPr>
      <w:r>
        <w:rPr>
          <w:sz w:val="20"/>
          <w:szCs w:val="20"/>
        </w:rPr>
      </w:r>
    </w:p>
    <w:p>
      <w:pPr>
        <w:pStyle w:val="Normal"/>
        <w:numPr>
          <w:ilvl w:val="0"/>
          <w:numId w:val="0"/>
        </w:numPr>
        <w:bidi w:val="0"/>
        <w:ind w:hanging="0" w:left="0"/>
        <w:jc w:val="left"/>
        <w:rPr>
          <w:sz w:val="20"/>
          <w:szCs w:val="20"/>
        </w:rPr>
      </w:pPr>
      <w:r>
        <w:rPr>
          <w:sz w:val="20"/>
          <w:szCs w:val="20"/>
        </w:rPr>
      </w:r>
    </w:p>
    <w:p>
      <w:pPr>
        <w:pStyle w:val="Heading2"/>
        <w:numPr>
          <w:ilvl w:val="1"/>
          <w:numId w:val="3"/>
        </w:numPr>
        <w:rPr>
          <w:rFonts w:ascii="Arial" w:hAnsi="Arial"/>
        </w:rPr>
      </w:pPr>
      <w:bookmarkStart w:id="50" w:name="__RefHeading___Toc1210_2975391565"/>
      <w:bookmarkEnd w:id="50"/>
      <w:r>
        <w:rPr/>
        <w:t>Beitragszahlungen</w:t>
      </w:r>
    </w:p>
    <w:p>
      <w:pPr>
        <w:pStyle w:val="Normal"/>
        <w:bidi w:val="0"/>
        <w:jc w:val="left"/>
        <w:rPr>
          <w:rFonts w:ascii="Arial" w:hAnsi="Arial"/>
        </w:rPr>
      </w:pPr>
      <w:r>
        <w:rPr/>
        <w:drawing>
          <wp:anchor behindDoc="0" distT="0" distB="0" distL="0" distR="0" simplePos="0" locked="0" layoutInCell="0" allowOverlap="1" relativeHeight="48">
            <wp:simplePos x="0" y="0"/>
            <wp:positionH relativeFrom="column">
              <wp:posOffset>3810</wp:posOffset>
            </wp:positionH>
            <wp:positionV relativeFrom="paragraph">
              <wp:posOffset>161925</wp:posOffset>
            </wp:positionV>
            <wp:extent cx="3239770" cy="1018540"/>
            <wp:effectExtent l="0" t="0" r="0" b="0"/>
            <wp:wrapTopAndBottom/>
            <wp:docPr id="27" name="Bild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22" descr=""/>
                    <pic:cNvPicPr>
                      <a:picLocks noChangeAspect="1" noChangeArrowheads="1"/>
                    </pic:cNvPicPr>
                  </pic:nvPicPr>
                  <pic:blipFill>
                    <a:blip r:embed="rId30"/>
                    <a:stretch>
                      <a:fillRect/>
                    </a:stretch>
                  </pic:blipFill>
                  <pic:spPr bwMode="auto">
                    <a:xfrm>
                      <a:off x="0" y="0"/>
                      <a:ext cx="3239770" cy="1018540"/>
                    </a:xfrm>
                    <a:prstGeom prst="rect">
                      <a:avLst/>
                    </a:prstGeom>
                  </pic:spPr>
                </pic:pic>
              </a:graphicData>
            </a:graphic>
          </wp:anchor>
        </w:drawing>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sz w:val="20"/>
          <w:szCs w:val="20"/>
        </w:rPr>
      </w:pPr>
      <w:r>
        <w:rPr>
          <w:sz w:val="20"/>
          <w:szCs w:val="20"/>
        </w:rPr>
        <w:t>Wurde der Mitgliedsbeitrag bezahlt, kann dies in der Datenbank vermerkt werden. Hierzu wird das Datum des Zahltages (Bezahlt-Datum) in die Datenbank geschrieben.</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49">
            <wp:simplePos x="0" y="0"/>
            <wp:positionH relativeFrom="column">
              <wp:posOffset>14605</wp:posOffset>
            </wp:positionH>
            <wp:positionV relativeFrom="paragraph">
              <wp:posOffset>111760</wp:posOffset>
            </wp:positionV>
            <wp:extent cx="3239770" cy="1364615"/>
            <wp:effectExtent l="0" t="0" r="0" b="0"/>
            <wp:wrapTopAndBottom/>
            <wp:docPr id="28" name="Bild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32" descr=""/>
                    <pic:cNvPicPr>
                      <a:picLocks noChangeAspect="1" noChangeArrowheads="1"/>
                    </pic:cNvPicPr>
                  </pic:nvPicPr>
                  <pic:blipFill>
                    <a:blip r:embed="rId31"/>
                    <a:stretch>
                      <a:fillRect/>
                    </a:stretch>
                  </pic:blipFill>
                  <pic:spPr bwMode="auto">
                    <a:xfrm>
                      <a:off x="0" y="0"/>
                      <a:ext cx="3239770" cy="1364615"/>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Im ersten Schritt wird das Datum gesetzt (über „bezahlt am“) und es werden diejenigen markiert, bei denen ein Datum eingetragen werden soll.</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50">
            <wp:simplePos x="0" y="0"/>
            <wp:positionH relativeFrom="column">
              <wp:posOffset>36195</wp:posOffset>
            </wp:positionH>
            <wp:positionV relativeFrom="paragraph">
              <wp:posOffset>50165</wp:posOffset>
            </wp:positionV>
            <wp:extent cx="3239770" cy="1378585"/>
            <wp:effectExtent l="0" t="0" r="0" b="0"/>
            <wp:wrapTopAndBottom/>
            <wp:docPr id="29" name="Bild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33" descr=""/>
                    <pic:cNvPicPr>
                      <a:picLocks noChangeAspect="1" noChangeArrowheads="1"/>
                    </pic:cNvPicPr>
                  </pic:nvPicPr>
                  <pic:blipFill>
                    <a:blip r:embed="rId32"/>
                    <a:stretch>
                      <a:fillRect/>
                    </a:stretch>
                  </pic:blipFill>
                  <pic:spPr bwMode="auto">
                    <a:xfrm>
                      <a:off x="0" y="0"/>
                      <a:ext cx="3239770" cy="1378585"/>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Anschließend wird über der Button „Datum speichern“ das neue Bezahlt-Datum gesetzt.</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51">
            <wp:simplePos x="0" y="0"/>
            <wp:positionH relativeFrom="column">
              <wp:posOffset>-32385</wp:posOffset>
            </wp:positionH>
            <wp:positionV relativeFrom="paragraph">
              <wp:posOffset>104140</wp:posOffset>
            </wp:positionV>
            <wp:extent cx="3239770" cy="1332230"/>
            <wp:effectExtent l="0" t="0" r="0" b="0"/>
            <wp:wrapTopAndBottom/>
            <wp:docPr id="30" name="Bild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34" descr=""/>
                    <pic:cNvPicPr>
                      <a:picLocks noChangeAspect="1" noChangeArrowheads="1"/>
                    </pic:cNvPicPr>
                  </pic:nvPicPr>
                  <pic:blipFill>
                    <a:blip r:embed="rId33"/>
                    <a:stretch>
                      <a:fillRect/>
                    </a:stretch>
                  </pic:blipFill>
                  <pic:spPr bwMode="auto">
                    <a:xfrm>
                      <a:off x="0" y="0"/>
                      <a:ext cx="3239770" cy="1332230"/>
                    </a:xfrm>
                    <a:prstGeom prst="rect">
                      <a:avLst/>
                    </a:prstGeom>
                  </pic:spPr>
                </pic:pic>
              </a:graphicData>
            </a:graphic>
          </wp:anchor>
        </w:drawing>
      </w:r>
    </w:p>
    <w:p>
      <w:pPr>
        <w:pStyle w:val="Normal"/>
        <w:bidi w:val="0"/>
        <w:jc w:val="left"/>
        <w:rPr>
          <w:rFonts w:ascii="Arial" w:hAnsi="Arial"/>
        </w:rPr>
      </w:pPr>
      <w:r>
        <w:rPr/>
      </w:r>
    </w:p>
    <w:p>
      <w:pPr>
        <w:pStyle w:val="Normal"/>
        <w:bidi w:val="0"/>
        <w:jc w:val="center"/>
        <w:rPr>
          <w:sz w:val="20"/>
          <w:szCs w:val="20"/>
        </w:rPr>
      </w:pPr>
      <w:r>
        <w:rPr>
          <w:sz w:val="20"/>
          <w:szCs w:val="20"/>
        </w:rPr>
      </w:r>
    </w:p>
    <w:p>
      <w:pPr>
        <w:pStyle w:val="Normal"/>
        <w:bidi w:val="0"/>
        <w:jc w:val="center"/>
        <w:rPr>
          <w:sz w:val="20"/>
          <w:szCs w:val="20"/>
        </w:rPr>
      </w:pPr>
      <w:r>
        <w:rPr>
          <w:b/>
          <w:bCs/>
          <w:sz w:val="20"/>
          <w:szCs w:val="20"/>
        </w:rPr>
        <w:t>Wichtiger Hinweis</w:t>
      </w:r>
    </w:p>
    <w:p>
      <w:pPr>
        <w:pStyle w:val="Normal"/>
        <w:bidi w:val="0"/>
        <w:jc w:val="center"/>
        <w:rPr>
          <w:rFonts w:ascii="Arial" w:hAnsi="Arial"/>
          <w:sz w:val="20"/>
          <w:szCs w:val="20"/>
        </w:rPr>
      </w:pPr>
      <w:r>
        <w:rPr>
          <w:sz w:val="20"/>
          <w:szCs w:val="20"/>
        </w:rPr>
      </w:r>
    </w:p>
    <w:p>
      <w:pPr>
        <w:pStyle w:val="Normal"/>
        <w:bidi w:val="0"/>
        <w:jc w:val="center"/>
        <w:rPr/>
      </w:pPr>
      <w:r>
        <w:rPr>
          <w:i/>
          <w:iCs/>
          <w:sz w:val="20"/>
          <w:szCs w:val="20"/>
        </w:rPr>
        <w:t>Das Setzen eines Bezahlt-Datums bewirkt außerdem:</w:t>
      </w:r>
    </w:p>
    <w:p>
      <w:pPr>
        <w:pStyle w:val="Normal"/>
        <w:numPr>
          <w:ilvl w:val="0"/>
          <w:numId w:val="11"/>
        </w:numPr>
        <w:bidi w:val="0"/>
        <w:jc w:val="center"/>
        <w:rPr/>
      </w:pPr>
      <w:r>
        <w:rPr>
          <w:i/>
          <w:iCs/>
          <w:sz w:val="20"/>
          <w:szCs w:val="20"/>
        </w:rPr>
        <w:t>die Löschung eines eventuell vorhanden Fälligkeitsdatums</w:t>
      </w:r>
    </w:p>
    <w:p>
      <w:pPr>
        <w:pStyle w:val="Normal"/>
        <w:numPr>
          <w:ilvl w:val="0"/>
          <w:numId w:val="11"/>
        </w:numPr>
        <w:bidi w:val="0"/>
        <w:jc w:val="center"/>
        <w:rPr/>
      </w:pPr>
      <w:r>
        <w:rPr>
          <w:i/>
          <w:iCs/>
          <w:sz w:val="20"/>
          <w:szCs w:val="20"/>
        </w:rPr>
        <w:t>den Wechsel des SEPA Sequenztyps FRST nach RCUR</w:t>
      </w:r>
    </w:p>
    <w:p>
      <w:pPr>
        <w:pStyle w:val="Normal"/>
        <w:bidi w:val="0"/>
        <w:jc w:val="left"/>
        <w:rPr>
          <w:rFonts w:ascii="Arial" w:hAnsi="Arial"/>
          <w:sz w:val="20"/>
          <w:szCs w:val="20"/>
        </w:rPr>
      </w:pPr>
      <w:r>
        <w:rPr>
          <w:sz w:val="20"/>
          <w:szCs w:val="20"/>
        </w:rPr>
      </w:r>
    </w:p>
    <w:p>
      <w:pPr>
        <w:pStyle w:val="Normal"/>
        <w:bidi w:val="0"/>
        <w:jc w:val="center"/>
        <w:rPr>
          <w:rFonts w:ascii="Arial" w:hAnsi="Arial"/>
          <w:b/>
          <w:bCs/>
        </w:rPr>
      </w:pPr>
      <w:r>
        <w:rPr>
          <w:b/>
          <w:bCs/>
        </w:rPr>
        <w:t>Hinweis</w:t>
      </w:r>
    </w:p>
    <w:p>
      <w:pPr>
        <w:pStyle w:val="Normal"/>
        <w:bidi w:val="0"/>
        <w:jc w:val="center"/>
        <w:rPr>
          <w:rFonts w:ascii="Arial" w:hAnsi="Arial"/>
        </w:rPr>
      </w:pPr>
      <w:r>
        <w:rPr/>
      </w:r>
    </w:p>
    <w:p>
      <w:pPr>
        <w:pStyle w:val="Normal"/>
        <w:numPr>
          <w:ilvl w:val="0"/>
          <w:numId w:val="0"/>
        </w:numPr>
        <w:bidi w:val="0"/>
        <w:ind w:hanging="0" w:left="0"/>
        <w:jc w:val="center"/>
        <w:rPr>
          <w:rFonts w:ascii="Arial" w:hAnsi="Arial"/>
          <w:sz w:val="20"/>
          <w:szCs w:val="20"/>
        </w:rPr>
      </w:pPr>
      <w:r>
        <w:rPr>
          <w:i/>
          <w:iCs/>
          <w:sz w:val="20"/>
          <w:szCs w:val="20"/>
        </w:rPr>
        <w:t>Ein globales Zurücksetzen (Löschen) des Bezahlt-Datums ist über  → Beiträge - Löschen möglich.</w:t>
      </w:r>
    </w:p>
    <w:p>
      <w:pPr>
        <w:pStyle w:val="Normal"/>
        <w:numPr>
          <w:ilvl w:val="0"/>
          <w:numId w:val="0"/>
        </w:numPr>
        <w:bidi w:val="0"/>
        <w:ind w:hanging="0" w:left="0"/>
        <w:jc w:val="center"/>
        <w:rPr>
          <w:rFonts w:ascii="Arial" w:hAnsi="Arial"/>
          <w:sz w:val="20"/>
          <w:szCs w:val="20"/>
        </w:rPr>
      </w:pPr>
      <w:r>
        <w:rPr>
          <w:sz w:val="20"/>
          <w:szCs w:val="20"/>
        </w:rPr>
      </w:r>
    </w:p>
    <w:p>
      <w:pPr>
        <w:pStyle w:val="Normal"/>
        <w:numPr>
          <w:ilvl w:val="0"/>
          <w:numId w:val="0"/>
        </w:numPr>
        <w:bidi w:val="0"/>
        <w:ind w:hanging="0" w:left="0"/>
        <w:jc w:val="center"/>
        <w:rPr>
          <w:rFonts w:ascii="Arial" w:hAnsi="Arial"/>
          <w:sz w:val="20"/>
          <w:szCs w:val="20"/>
        </w:rPr>
      </w:pPr>
      <w:r>
        <w:rPr>
          <w:sz w:val="20"/>
          <w:szCs w:val="20"/>
        </w:rPr>
      </w:r>
    </w:p>
    <w:p>
      <w:pPr>
        <w:pStyle w:val="Heading3"/>
        <w:numPr>
          <w:ilvl w:val="2"/>
          <w:numId w:val="2"/>
        </w:numPr>
        <w:rPr/>
      </w:pPr>
      <w:bookmarkStart w:id="51" w:name="__RefHeading___Toc2667_3467788463"/>
      <w:bookmarkEnd w:id="51"/>
      <w:r>
        <w:rPr/>
        <w:t>Zahlungserinnerung</w:t>
      </w:r>
    </w:p>
    <w:p>
      <w:pPr>
        <w:pStyle w:val="Normal"/>
        <w:numPr>
          <w:ilvl w:val="0"/>
          <w:numId w:val="0"/>
        </w:numPr>
        <w:bidi w:val="0"/>
        <w:ind w:hanging="0" w:left="0"/>
        <w:jc w:val="left"/>
        <w:rPr>
          <w:rFonts w:ascii="Arial" w:hAnsi="Arial"/>
          <w:sz w:val="20"/>
          <w:szCs w:val="20"/>
        </w:rPr>
      </w:pPr>
      <w:r>
        <w:rPr>
          <w:sz w:val="20"/>
          <w:szCs w:val="20"/>
        </w:rPr>
      </w:r>
    </w:p>
    <w:p>
      <w:pPr>
        <w:pStyle w:val="Normal"/>
        <w:numPr>
          <w:ilvl w:val="0"/>
          <w:numId w:val="0"/>
        </w:numPr>
        <w:bidi w:val="0"/>
        <w:ind w:hanging="0" w:left="0"/>
        <w:jc w:val="left"/>
        <w:rPr>
          <w:rFonts w:ascii="Arial" w:hAnsi="Arial"/>
          <w:sz w:val="20"/>
          <w:szCs w:val="20"/>
        </w:rPr>
      </w:pPr>
      <w:r>
        <w:rPr>
          <w:sz w:val="20"/>
          <w:szCs w:val="20"/>
        </w:rPr>
        <w:t>Wurde eine Zahlung nicht geleistet, so kann zur Erinnerung eine E-Mail mit vordefiniertem Text (</w:t>
      </w:r>
      <w:r>
        <w:rPr>
          <w:i/>
          <w:iCs/>
          <w:sz w:val="20"/>
          <w:szCs w:val="20"/>
        </w:rPr>
        <w:t>→ Einstel</w:t>
        <w:softHyphen/>
        <w:t>lungen – E-Mail-Benachrichtigungen – Beitragszahlungen E-Mail-Text) ge</w:t>
      </w:r>
      <w:r>
        <w:rPr>
          <w:sz w:val="20"/>
          <w:szCs w:val="20"/>
        </w:rPr>
        <w:t xml:space="preserve">sendet werden. </w:t>
      </w:r>
    </w:p>
    <w:p>
      <w:pPr>
        <w:pStyle w:val="Normal"/>
        <w:numPr>
          <w:ilvl w:val="0"/>
          <w:numId w:val="0"/>
        </w:numPr>
        <w:bidi w:val="0"/>
        <w:ind w:hanging="0" w:left="0"/>
        <w:jc w:val="left"/>
        <w:rPr>
          <w:rFonts w:ascii="Arial" w:hAnsi="Arial"/>
          <w:sz w:val="20"/>
          <w:szCs w:val="20"/>
        </w:rPr>
      </w:pPr>
      <w:r>
        <w:rPr>
          <w:sz w:val="20"/>
          <w:szCs w:val="20"/>
        </w:rPr>
      </w:r>
    </w:p>
    <w:p>
      <w:pPr>
        <w:pStyle w:val="Normal"/>
        <w:numPr>
          <w:ilvl w:val="0"/>
          <w:numId w:val="0"/>
        </w:numPr>
        <w:bidi w:val="0"/>
        <w:ind w:hanging="0" w:left="0"/>
        <w:jc w:val="left"/>
        <w:rPr>
          <w:rFonts w:ascii="Arial" w:hAnsi="Arial"/>
          <w:sz w:val="20"/>
          <w:szCs w:val="20"/>
        </w:rPr>
      </w:pPr>
      <w:r>
        <w:rPr>
          <w:sz w:val="20"/>
          <w:szCs w:val="20"/>
        </w:rPr>
        <w:drawing>
          <wp:anchor behindDoc="0" distT="0" distB="0" distL="0" distR="0" simplePos="0" locked="0" layoutInCell="0" allowOverlap="1" relativeHeight="104">
            <wp:simplePos x="0" y="0"/>
            <wp:positionH relativeFrom="column">
              <wp:posOffset>6985</wp:posOffset>
            </wp:positionH>
            <wp:positionV relativeFrom="paragraph">
              <wp:posOffset>11430</wp:posOffset>
            </wp:positionV>
            <wp:extent cx="3239770" cy="953770"/>
            <wp:effectExtent l="0" t="0" r="0" b="0"/>
            <wp:wrapTopAndBottom/>
            <wp:docPr id="31"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9" descr=""/>
                    <pic:cNvPicPr>
                      <a:picLocks noChangeAspect="1" noChangeArrowheads="1"/>
                    </pic:cNvPicPr>
                  </pic:nvPicPr>
                  <pic:blipFill>
                    <a:blip r:embed="rId34"/>
                    <a:stretch>
                      <a:fillRect/>
                    </a:stretch>
                  </pic:blipFill>
                  <pic:spPr bwMode="auto">
                    <a:xfrm>
                      <a:off x="0" y="0"/>
                      <a:ext cx="3239770" cy="953770"/>
                    </a:xfrm>
                    <a:prstGeom prst="rect">
                      <a:avLst/>
                    </a:prstGeom>
                  </pic:spPr>
                </pic:pic>
              </a:graphicData>
            </a:graphic>
          </wp:anchor>
        </w:drawing>
      </w:r>
    </w:p>
    <w:p>
      <w:pPr>
        <w:pStyle w:val="Normal"/>
        <w:numPr>
          <w:ilvl w:val="0"/>
          <w:numId w:val="0"/>
        </w:numPr>
        <w:bidi w:val="0"/>
        <w:ind w:hanging="0" w:left="0"/>
        <w:jc w:val="left"/>
        <w:rPr>
          <w:rFonts w:ascii="Arial" w:hAnsi="Arial"/>
          <w:sz w:val="20"/>
          <w:szCs w:val="20"/>
        </w:rPr>
      </w:pPr>
      <w:r>
        <w:rPr>
          <w:sz w:val="20"/>
          <w:szCs w:val="20"/>
        </w:rPr>
        <w:t>Dazu muß im Modul Beitragszahlungen in mindestens einer Spalte ein Profilfeld vom Typ E-Mail angezeigt werden. Beim Anklicken einer E-Mail-Adresse erscheint das Nachrichtenmodul mit dem vordefinierten Text.</w:t>
      </w:r>
    </w:p>
    <w:p>
      <w:pPr>
        <w:pStyle w:val="Normal"/>
        <w:numPr>
          <w:ilvl w:val="0"/>
          <w:numId w:val="0"/>
        </w:numPr>
        <w:bidi w:val="0"/>
        <w:ind w:hanging="0" w:left="0"/>
        <w:jc w:val="left"/>
        <w:rPr>
          <w:rFonts w:ascii="Arial" w:hAnsi="Arial"/>
          <w:sz w:val="20"/>
          <w:szCs w:val="20"/>
        </w:rPr>
      </w:pPr>
      <w:r>
        <w:rPr>
          <w:sz w:val="20"/>
          <w:szCs w:val="20"/>
        </w:rPr>
      </w:r>
    </w:p>
    <w:p>
      <w:pPr>
        <w:pStyle w:val="Normal"/>
        <w:numPr>
          <w:ilvl w:val="0"/>
          <w:numId w:val="0"/>
        </w:numPr>
        <w:bidi w:val="0"/>
        <w:ind w:hanging="0" w:left="0"/>
        <w:jc w:val="left"/>
        <w:rPr>
          <w:rFonts w:ascii="Arial" w:hAnsi="Arial"/>
          <w:sz w:val="20"/>
          <w:szCs w:val="20"/>
        </w:rPr>
      </w:pPr>
      <w:r>
        <w:rPr>
          <w:sz w:val="20"/>
          <w:szCs w:val="20"/>
        </w:rPr>
      </w:r>
    </w:p>
    <w:p>
      <w:pPr>
        <w:pStyle w:val="Normal"/>
        <w:numPr>
          <w:ilvl w:val="0"/>
          <w:numId w:val="0"/>
        </w:numPr>
        <w:bidi w:val="0"/>
        <w:ind w:hanging="0" w:left="0"/>
        <w:jc w:val="left"/>
        <w:rPr>
          <w:rFonts w:ascii="Arial" w:hAnsi="Arial"/>
          <w:sz w:val="20"/>
          <w:szCs w:val="20"/>
        </w:rPr>
      </w:pPr>
      <w:r>
        <w:rPr>
          <w:sz w:val="20"/>
          <w:szCs w:val="20"/>
        </w:rPr>
        <w:drawing>
          <wp:anchor behindDoc="0" distT="0" distB="0" distL="0" distR="0" simplePos="0" locked="0" layoutInCell="0" allowOverlap="1" relativeHeight="105">
            <wp:simplePos x="0" y="0"/>
            <wp:positionH relativeFrom="column">
              <wp:posOffset>64770</wp:posOffset>
            </wp:positionH>
            <wp:positionV relativeFrom="paragraph">
              <wp:posOffset>635</wp:posOffset>
            </wp:positionV>
            <wp:extent cx="3239770" cy="5347970"/>
            <wp:effectExtent l="0" t="0" r="0" b="0"/>
            <wp:wrapTopAndBottom/>
            <wp:docPr id="32" name="Bild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105" descr=""/>
                    <pic:cNvPicPr>
                      <a:picLocks noChangeAspect="1" noChangeArrowheads="1"/>
                    </pic:cNvPicPr>
                  </pic:nvPicPr>
                  <pic:blipFill>
                    <a:blip r:embed="rId35"/>
                    <a:stretch>
                      <a:fillRect/>
                    </a:stretch>
                  </pic:blipFill>
                  <pic:spPr bwMode="auto">
                    <a:xfrm>
                      <a:off x="0" y="0"/>
                      <a:ext cx="3239770" cy="5347970"/>
                    </a:xfrm>
                    <a:prstGeom prst="rect">
                      <a:avLst/>
                    </a:prstGeom>
                  </pic:spPr>
                </pic:pic>
              </a:graphicData>
            </a:graphic>
          </wp:anchor>
        </w:drawing>
      </w:r>
    </w:p>
    <w:p>
      <w:pPr>
        <w:pStyle w:val="Normal"/>
        <w:numPr>
          <w:ilvl w:val="0"/>
          <w:numId w:val="0"/>
        </w:numPr>
        <w:bidi w:val="0"/>
        <w:ind w:hanging="0" w:left="0"/>
        <w:jc w:val="left"/>
        <w:rPr>
          <w:rFonts w:ascii="Arial" w:hAnsi="Arial"/>
          <w:sz w:val="20"/>
          <w:szCs w:val="20"/>
        </w:rPr>
      </w:pPr>
      <w:r>
        <w:rPr>
          <w:sz w:val="20"/>
          <w:szCs w:val="20"/>
        </w:rPr>
      </w:r>
    </w:p>
    <w:p>
      <w:pPr>
        <w:pStyle w:val="Heading2"/>
        <w:numPr>
          <w:ilvl w:val="1"/>
          <w:numId w:val="3"/>
        </w:numPr>
        <w:rPr>
          <w:rFonts w:ascii="Arial" w:hAnsi="Arial"/>
        </w:rPr>
      </w:pPr>
      <w:bookmarkStart w:id="52" w:name="__RefHeading___Toc1931_1567046155"/>
      <w:bookmarkEnd w:id="52"/>
      <w:r>
        <w:rPr/>
        <w:t>Löschen von Beiträgen</w:t>
      </w:r>
    </w:p>
    <w:p>
      <w:pPr>
        <w:pStyle w:val="BodyTex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70">
            <wp:simplePos x="0" y="0"/>
            <wp:positionH relativeFrom="column">
              <wp:posOffset>-3810</wp:posOffset>
            </wp:positionH>
            <wp:positionV relativeFrom="paragraph">
              <wp:posOffset>635</wp:posOffset>
            </wp:positionV>
            <wp:extent cx="3239770" cy="547370"/>
            <wp:effectExtent l="0" t="0" r="0" b="0"/>
            <wp:wrapTopAndBottom/>
            <wp:docPr id="33"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d19" descr=""/>
                    <pic:cNvPicPr>
                      <a:picLocks noChangeAspect="1" noChangeArrowheads="1"/>
                    </pic:cNvPicPr>
                  </pic:nvPicPr>
                  <pic:blipFill>
                    <a:blip r:embed="rId36"/>
                    <a:stretch>
                      <a:fillRect/>
                    </a:stretch>
                  </pic:blipFill>
                  <pic:spPr bwMode="auto">
                    <a:xfrm>
                      <a:off x="0" y="0"/>
                      <a:ext cx="3239770" cy="547370"/>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 xml:space="preserve">Über </w:t>
      </w:r>
      <w:r>
        <w:rPr>
          <w:b/>
          <w:bCs/>
          <w:sz w:val="20"/>
          <w:szCs w:val="20"/>
        </w:rPr>
        <w:t>Löschen</w:t>
      </w:r>
      <w:r>
        <w:rPr>
          <w:sz w:val="20"/>
          <w:szCs w:val="20"/>
        </w:rPr>
        <w:t xml:space="preserve"> können Einträge wie z.B. Beitrag, Beitragstext, Bezahlt-Datum oder Fälligkeitsdatum in der Datenbank gelöscht werden.</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71">
            <wp:simplePos x="0" y="0"/>
            <wp:positionH relativeFrom="column">
              <wp:posOffset>161925</wp:posOffset>
            </wp:positionH>
            <wp:positionV relativeFrom="paragraph">
              <wp:posOffset>635</wp:posOffset>
            </wp:positionV>
            <wp:extent cx="3239770" cy="3390900"/>
            <wp:effectExtent l="0" t="0" r="0" b="0"/>
            <wp:wrapTopAndBottom/>
            <wp:docPr id="34"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29" descr=""/>
                    <pic:cNvPicPr>
                      <a:picLocks noChangeAspect="1" noChangeArrowheads="1"/>
                    </pic:cNvPicPr>
                  </pic:nvPicPr>
                  <pic:blipFill>
                    <a:blip r:embed="rId37"/>
                    <a:stretch>
                      <a:fillRect/>
                    </a:stretch>
                  </pic:blipFill>
                  <pic:spPr bwMode="auto">
                    <a:xfrm>
                      <a:off x="0" y="0"/>
                      <a:ext cx="3239770" cy="3390900"/>
                    </a:xfrm>
                    <a:prstGeom prst="rect">
                      <a:avLst/>
                    </a:prstGeom>
                  </pic:spPr>
                </pic:pic>
              </a:graphicData>
            </a:graphic>
          </wp:anchor>
        </w:drawing>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center"/>
        <w:rPr>
          <w:sz w:val="20"/>
          <w:szCs w:val="20"/>
        </w:rPr>
      </w:pPr>
      <w:r>
        <w:rPr>
          <w:sz w:val="20"/>
          <w:szCs w:val="20"/>
        </w:rPr>
      </w:r>
    </w:p>
    <w:p>
      <w:pPr>
        <w:pStyle w:val="Heading2"/>
        <w:widowControl/>
        <w:numPr>
          <w:ilvl w:val="0"/>
          <w:numId w:val="0"/>
        </w:numPr>
        <w:suppressAutoHyphens w:val="true"/>
        <w:overflowPunct w:val="true"/>
        <w:ind w:hanging="0" w:left="0"/>
        <w:jc w:val="left"/>
        <w:rPr>
          <w:rFonts w:ascii="Arial" w:hAnsi="Arial"/>
        </w:rPr>
      </w:pPr>
      <w:r>
        <w:rPr>
          <w:rFonts w:ascii="Arial" w:hAnsi="Arial"/>
        </w:rPr>
      </w:r>
      <w:r>
        <w:br w:type="page"/>
      </w:r>
    </w:p>
    <w:p>
      <w:pPr>
        <w:pStyle w:val="Heading2"/>
        <w:numPr>
          <w:ilvl w:val="1"/>
          <w:numId w:val="3"/>
        </w:numPr>
        <w:spacing w:before="0" w:after="120"/>
        <w:rPr>
          <w:rFonts w:ascii="Arial" w:hAnsi="Arial"/>
        </w:rPr>
      </w:pPr>
      <w:bookmarkStart w:id="53" w:name="__RefHeading___Toc1212_2975391565"/>
      <w:bookmarkEnd w:id="53"/>
      <w:r>
        <w:rPr/>
        <w:t>Beitragsanalyse</w:t>
      </w:r>
    </w:p>
    <w:p>
      <w:pPr>
        <w:pStyle w:val="Normal"/>
        <w:numPr>
          <w:ilvl w:val="0"/>
          <w:numId w:val="2"/>
        </w:numPr>
        <w:bidi w:val="0"/>
        <w:jc w:val="left"/>
        <w:rPr>
          <w:rFonts w:ascii="Arial" w:hAnsi="Arial"/>
        </w:rPr>
      </w:pPr>
      <w:r>
        <w:rPr/>
        <w:drawing>
          <wp:anchor behindDoc="0" distT="0" distB="0" distL="0" distR="0" simplePos="0" locked="0" layoutInCell="0" allowOverlap="1" relativeHeight="95">
            <wp:simplePos x="0" y="0"/>
            <wp:positionH relativeFrom="column">
              <wp:posOffset>-32385</wp:posOffset>
            </wp:positionH>
            <wp:positionV relativeFrom="paragraph">
              <wp:posOffset>111760</wp:posOffset>
            </wp:positionV>
            <wp:extent cx="3239770" cy="2674620"/>
            <wp:effectExtent l="0" t="0" r="0" b="0"/>
            <wp:wrapTopAndBottom/>
            <wp:docPr id="35" name="Bild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23" descr=""/>
                    <pic:cNvPicPr>
                      <a:picLocks noChangeAspect="1" noChangeArrowheads="1"/>
                    </pic:cNvPicPr>
                  </pic:nvPicPr>
                  <pic:blipFill>
                    <a:blip r:embed="rId38"/>
                    <a:stretch>
                      <a:fillRect/>
                    </a:stretch>
                  </pic:blipFill>
                  <pic:spPr bwMode="auto">
                    <a:xfrm>
                      <a:off x="0" y="0"/>
                      <a:ext cx="3239770" cy="2674620"/>
                    </a:xfrm>
                    <a:prstGeom prst="rect">
                      <a:avLst/>
                    </a:prstGeom>
                  </pic:spPr>
                </pic:pic>
              </a:graphicData>
            </a:graphic>
          </wp:anchor>
        </w:drawing>
      </w:r>
    </w:p>
    <w:p>
      <w:pPr>
        <w:pStyle w:val="Normal"/>
        <w:numPr>
          <w:ilvl w:val="0"/>
          <w:numId w:val="2"/>
        </w:numPr>
        <w:bidi w:val="0"/>
        <w:jc w:val="left"/>
        <w:rPr>
          <w:rFonts w:ascii="Arial" w:hAnsi="Arial"/>
        </w:rPr>
      </w:pPr>
      <w:r>
        <w:rPr/>
      </w:r>
    </w:p>
    <w:p>
      <w:pPr>
        <w:pStyle w:val="Normal"/>
        <w:numPr>
          <w:ilvl w:val="0"/>
          <w:numId w:val="2"/>
        </w:numPr>
        <w:bidi w:val="0"/>
        <w:jc w:val="left"/>
        <w:rPr>
          <w:sz w:val="20"/>
          <w:szCs w:val="20"/>
        </w:rPr>
      </w:pPr>
      <w:r>
        <w:rPr>
          <w:sz w:val="20"/>
          <w:szCs w:val="20"/>
        </w:rPr>
        <w:t>Die Beitragsanalyse dient als schneller Überblick über die zu erwartenden Mitgliedsbeiträge.</w:t>
      </w:r>
    </w:p>
    <w:p>
      <w:pPr>
        <w:pStyle w:val="Normal"/>
        <w:numPr>
          <w:ilvl w:val="0"/>
          <w:numId w:val="2"/>
        </w:numPr>
        <w:bidi w:val="0"/>
        <w:jc w:val="left"/>
        <w:rPr>
          <w:rFonts w:ascii="Arial" w:hAnsi="Arial"/>
        </w:rPr>
      </w:pPr>
      <w:r>
        <w:rPr/>
      </w:r>
    </w:p>
    <w:p>
      <w:pPr>
        <w:pStyle w:val="Normal"/>
        <w:numPr>
          <w:ilvl w:val="0"/>
          <w:numId w:val="2"/>
        </w:numPr>
        <w:bidi w:val="0"/>
        <w:jc w:val="left"/>
        <w:rPr>
          <w:rFonts w:ascii="Arial" w:hAnsi="Arial"/>
        </w:rPr>
      </w:pPr>
      <w:r>
        <w:rPr/>
      </w:r>
    </w:p>
    <w:p>
      <w:pPr>
        <w:pStyle w:val="Heading2"/>
        <w:numPr>
          <w:ilvl w:val="1"/>
          <w:numId w:val="3"/>
        </w:numPr>
        <w:rPr>
          <w:rFonts w:ascii="Arial" w:hAnsi="Arial"/>
        </w:rPr>
      </w:pPr>
      <w:bookmarkStart w:id="54" w:name="__RefHeading___Toc1214_2975391565"/>
      <w:bookmarkEnd w:id="54"/>
      <w:r>
        <w:rPr/>
        <w:t>Beitragshistorie</w:t>
      </w:r>
    </w:p>
    <w:p>
      <w:pPr>
        <w:pStyle w:val="Normal"/>
        <w:numPr>
          <w:ilvl w:val="0"/>
          <w:numId w:val="2"/>
        </w:numPr>
        <w:bidi w:val="0"/>
        <w:jc w:val="left"/>
        <w:rPr>
          <w:rFonts w:ascii="Arial" w:hAnsi="Arial"/>
        </w:rPr>
      </w:pPr>
      <w:r>
        <w:rPr/>
        <w:drawing>
          <wp:anchor behindDoc="0" distT="0" distB="0" distL="0" distR="0" simplePos="0" locked="0" layoutInCell="0" allowOverlap="1" relativeHeight="96">
            <wp:simplePos x="0" y="0"/>
            <wp:positionH relativeFrom="column">
              <wp:posOffset>17780</wp:posOffset>
            </wp:positionH>
            <wp:positionV relativeFrom="paragraph">
              <wp:posOffset>154940</wp:posOffset>
            </wp:positionV>
            <wp:extent cx="3239770" cy="767080"/>
            <wp:effectExtent l="0" t="0" r="0" b="0"/>
            <wp:wrapTopAndBottom/>
            <wp:docPr id="36"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24" descr=""/>
                    <pic:cNvPicPr>
                      <a:picLocks noChangeAspect="1" noChangeArrowheads="1"/>
                    </pic:cNvPicPr>
                  </pic:nvPicPr>
                  <pic:blipFill>
                    <a:blip r:embed="rId39"/>
                    <a:stretch>
                      <a:fillRect/>
                    </a:stretch>
                  </pic:blipFill>
                  <pic:spPr bwMode="auto">
                    <a:xfrm>
                      <a:off x="0" y="0"/>
                      <a:ext cx="3239770" cy="767080"/>
                    </a:xfrm>
                    <a:prstGeom prst="rect">
                      <a:avLst/>
                    </a:prstGeom>
                  </pic:spPr>
                </pic:pic>
              </a:graphicData>
            </a:graphic>
          </wp:anchor>
        </w:drawing>
      </w:r>
    </w:p>
    <w:p>
      <w:pPr>
        <w:pStyle w:val="Normal"/>
        <w:numPr>
          <w:ilvl w:val="0"/>
          <w:numId w:val="2"/>
        </w:numPr>
        <w:rPr>
          <w:rFonts w:ascii="Arial" w:hAnsi="Arial"/>
          <w:sz w:val="20"/>
          <w:szCs w:val="20"/>
        </w:rPr>
      </w:pPr>
      <w:r>
        <w:rPr>
          <w:sz w:val="20"/>
          <w:szCs w:val="20"/>
        </w:rPr>
      </w:r>
    </w:p>
    <w:p>
      <w:pPr>
        <w:pStyle w:val="Normal"/>
        <w:numPr>
          <w:ilvl w:val="2"/>
          <w:numId w:val="2"/>
        </w:numPr>
        <w:rPr>
          <w:rFonts w:ascii="Arial" w:hAnsi="Arial"/>
          <w:sz w:val="20"/>
          <w:szCs w:val="20"/>
        </w:rPr>
      </w:pPr>
      <w:bookmarkStart w:id="55" w:name="__RefHeading___Toc1850_3856073189"/>
      <w:bookmarkEnd w:id="55"/>
      <w:r>
        <w:rPr>
          <w:sz w:val="20"/>
          <w:szCs w:val="20"/>
        </w:rPr>
        <w:t>Hier kann eine Historie der Beitragszahlungen angezeigt werden.</w:t>
      </w:r>
      <w:r>
        <w:br w:type="page"/>
      </w:r>
    </w:p>
    <w:p>
      <w:pPr>
        <w:pStyle w:val="Heading1"/>
        <w:numPr>
          <w:ilvl w:val="0"/>
          <w:numId w:val="3"/>
        </w:numPr>
        <w:spacing w:before="0" w:after="120"/>
        <w:rPr>
          <w:rFonts w:ascii="Arial" w:hAnsi="Arial"/>
        </w:rPr>
      </w:pPr>
      <w:bookmarkStart w:id="56" w:name="__RefHeading___Toc1945_1567046155"/>
      <w:bookmarkEnd w:id="56"/>
      <w:r>
        <w:rPr/>
        <w:t>Export</w:t>
      </w:r>
    </w:p>
    <w:p>
      <w:pPr>
        <w:pStyle w:val="BodyText"/>
        <w:numPr>
          <w:ilvl w:val="0"/>
          <w:numId w:val="0"/>
        </w:numPr>
        <w:bidi w:val="0"/>
        <w:ind w:hanging="0" w:left="0"/>
        <w:jc w:val="left"/>
        <w:rPr>
          <w:rFonts w:ascii="Arial" w:hAnsi="Arial"/>
        </w:rPr>
      </w:pPr>
      <w:r>
        <w:rPr/>
      </w:r>
    </w:p>
    <w:p>
      <w:pPr>
        <w:pStyle w:val="Heading2"/>
        <w:numPr>
          <w:ilvl w:val="2"/>
          <w:numId w:val="3"/>
        </w:numPr>
        <w:rPr>
          <w:rFonts w:ascii="Arial" w:hAnsi="Arial"/>
        </w:rPr>
      </w:pPr>
      <w:bookmarkStart w:id="57" w:name="__RefHeading___Toc1224_2975391565"/>
      <w:bookmarkEnd w:id="57"/>
      <w:r>
        <w:rPr/>
        <w:t>SEPA</w:t>
      </w:r>
    </w:p>
    <w:p>
      <w:pPr>
        <w:pStyle w:val="Normal"/>
        <w:numPr>
          <w:ilvl w:val="0"/>
          <w:numId w:val="3"/>
        </w:numPr>
        <w:bidi w:val="0"/>
        <w:jc w:val="left"/>
        <w:rPr>
          <w:rFonts w:ascii="Arial" w:hAnsi="Arial"/>
        </w:rPr>
      </w:pPr>
      <w:r>
        <w:rPr/>
      </w:r>
    </w:p>
    <w:p>
      <w:pPr>
        <w:pStyle w:val="Normal"/>
        <w:numPr>
          <w:ilvl w:val="0"/>
          <w:numId w:val="3"/>
        </w:numPr>
        <w:bidi w:val="0"/>
        <w:jc w:val="both"/>
        <w:rPr/>
      </w:pPr>
      <w:r>
        <w:rPr>
          <w:sz w:val="20"/>
          <w:szCs w:val="20"/>
        </w:rPr>
        <w:t xml:space="preserve">Unter dem Menüpunkt SEPA sind alle SEPA-spezifischen Exportfunktionen zusammengefasst. Ein </w:t>
      </w:r>
      <w:r>
        <w:rPr>
          <w:i w:val="false"/>
          <w:iCs w:val="false"/>
          <w:sz w:val="20"/>
          <w:szCs w:val="20"/>
        </w:rPr>
        <w:t>Down</w:t>
        <w:softHyphen/>
        <w:t>load einer Datei oder das Versenden von Vorabinformationen wird jedoch erst ermöglicht, wenn mindestens ein Fälligkeitsdatum festgelegt wurde.</w:t>
      </w:r>
    </w:p>
    <w:p>
      <w:pPr>
        <w:pStyle w:val="Normal"/>
        <w:numPr>
          <w:ilvl w:val="0"/>
          <w:numId w:val="3"/>
        </w:numPr>
        <w:bidi w:val="0"/>
        <w:jc w:val="left"/>
        <w:rPr>
          <w:sz w:val="20"/>
          <w:szCs w:val="20"/>
        </w:rPr>
      </w:pPr>
      <w:r>
        <w:rPr>
          <w:sz w:val="20"/>
          <w:szCs w:val="20"/>
        </w:rPr>
      </w:r>
    </w:p>
    <w:p>
      <w:pPr>
        <w:pStyle w:val="Normal"/>
        <w:bidi w:val="0"/>
        <w:jc w:val="left"/>
        <w:rPr>
          <w:sz w:val="20"/>
          <w:szCs w:val="20"/>
        </w:rPr>
      </w:pPr>
      <w:r>
        <w:rPr>
          <w:sz w:val="20"/>
          <w:szCs w:val="20"/>
        </w:rPr>
      </w:r>
    </w:p>
    <w:p>
      <w:pPr>
        <w:pStyle w:val="Normal"/>
        <w:bidi w:val="0"/>
        <w:jc w:val="center"/>
        <w:rPr>
          <w:b/>
          <w:bCs/>
        </w:rPr>
      </w:pPr>
      <w:r>
        <w:rPr>
          <w:b/>
          <w:bCs/>
          <w:sz w:val="20"/>
          <w:szCs w:val="20"/>
        </w:rPr>
        <w:t>Wichtiger Hinweis</w:t>
      </w:r>
    </w:p>
    <w:p>
      <w:pPr>
        <w:pStyle w:val="Normal"/>
        <w:bidi w:val="0"/>
        <w:jc w:val="center"/>
        <w:rPr/>
      </w:pPr>
      <w:r>
        <w:rPr/>
      </w:r>
    </w:p>
    <w:p>
      <w:pPr>
        <w:pStyle w:val="Normal"/>
        <w:bidi w:val="0"/>
        <w:jc w:val="center"/>
        <w:rPr>
          <w:i/>
          <w:i/>
          <w:iCs/>
        </w:rPr>
      </w:pPr>
      <w:r>
        <w:rPr>
          <w:i/>
          <w:iCs/>
          <w:sz w:val="20"/>
          <w:szCs w:val="20"/>
        </w:rPr>
        <w:t>Alle SEPA-Funktionen setzen eine vorher durchgeführte und abgeschlossene Beitragsberechnung voraus.</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bidi w:val="0"/>
        <w:jc w:val="both"/>
        <w:rPr/>
      </w:pPr>
      <w:r>
        <w:rPr>
          <w:sz w:val="20"/>
          <w:szCs w:val="20"/>
        </w:rPr>
        <w:t>Alle über die SEPA-Funktionen erzeugten Daten wie Mandatsreferenz, Mandatsdatum, Sequenztyp usw. können über das Bearbeiten der Profildaten eines Mitglieds nachträglich verändert werden. Eine hier von Hand durchgeführte Änderung sollte wohlüberlegt sein. Jede SEPA-Funktion baut auf eine andere auf und setzt das Vorhandensein bestimmter Daten voraus.</w:t>
      </w:r>
    </w:p>
    <w:p>
      <w:pPr>
        <w:pStyle w:val="Normal"/>
        <w:bidi w:val="0"/>
        <w:jc w:val="both"/>
        <w:rPr>
          <w:rFonts w:ascii="Arial" w:hAnsi="Arial"/>
          <w:sz w:val="20"/>
          <w:szCs w:val="20"/>
        </w:rPr>
      </w:pPr>
      <w:r>
        <w:rPr>
          <w:sz w:val="20"/>
          <w:szCs w:val="20"/>
        </w:rPr>
      </w:r>
    </w:p>
    <w:p>
      <w:pPr>
        <w:pStyle w:val="Normal"/>
        <w:bidi w:val="0"/>
        <w:jc w:val="both"/>
        <w:rPr/>
      </w:pPr>
      <w:r>
        <w:rPr>
          <w:i w:val="false"/>
          <w:iCs w:val="false"/>
          <w:sz w:val="20"/>
          <w:szCs w:val="20"/>
        </w:rPr>
        <w:t>Beispiel:</w:t>
      </w:r>
    </w:p>
    <w:p>
      <w:pPr>
        <w:pStyle w:val="Normal"/>
        <w:bidi w:val="0"/>
        <w:jc w:val="both"/>
        <w:rPr>
          <w:rFonts w:ascii="Arial" w:hAnsi="Arial"/>
          <w:i w:val="false"/>
          <w:i w:val="false"/>
          <w:iCs w:val="false"/>
          <w:sz w:val="20"/>
          <w:szCs w:val="20"/>
        </w:rPr>
      </w:pPr>
      <w:r>
        <w:rPr>
          <w:i w:val="false"/>
          <w:iCs w:val="false"/>
          <w:sz w:val="20"/>
          <w:szCs w:val="20"/>
        </w:rPr>
      </w:r>
    </w:p>
    <w:p>
      <w:pPr>
        <w:pStyle w:val="Normal"/>
        <w:bidi w:val="0"/>
        <w:jc w:val="both"/>
        <w:rPr/>
      </w:pPr>
      <w:r>
        <w:rPr>
          <w:i w:val="false"/>
          <w:iCs w:val="false"/>
          <w:sz w:val="20"/>
          <w:szCs w:val="20"/>
        </w:rPr>
        <w:t>Ein Fälligkeitsdatum kann über das Modul „Fälligkeitsdatum“ nur gesetzt werden, wenn eine Mandatsrefer</w:t>
        <w:softHyphen/>
        <w:t>enz und ein Mandatsdatum vorhanden sind. Wird aber ein Fälligkeitsdatum über das Profil eines Mitglieds eingetragen, ohne dass Mandatsreferenz und Mandatsdatum vorhanden sind, können beim weite</w:t>
        <w:softHyphen/>
        <w:t>ren Pro</w:t>
        <w:softHyphen/>
        <w:t>grammablauf Fehlfunktionen auftreten.</w:t>
      </w:r>
    </w:p>
    <w:p>
      <w:pPr>
        <w:pStyle w:val="Normal"/>
        <w:bidi w:val="0"/>
        <w:jc w:val="left"/>
        <w:rPr>
          <w:sz w:val="20"/>
          <w:szCs w:val="20"/>
        </w:rPr>
      </w:pPr>
      <w:r>
        <w:rPr>
          <w:sz w:val="20"/>
          <w:szCs w:val="20"/>
        </w:rPr>
      </w:r>
    </w:p>
    <w:p>
      <w:pPr>
        <w:pStyle w:val="Normal"/>
        <w:bidi w:val="0"/>
        <w:jc w:val="left"/>
        <w:rPr>
          <w:sz w:val="20"/>
          <w:szCs w:val="20"/>
        </w:rPr>
      </w:pPr>
      <w:r>
        <w:rPr>
          <w:sz w:val="20"/>
          <w:szCs w:val="20"/>
        </w:rPr>
        <w:t>Das Plugin Mitgliedsbeitrag kann folgende Mandatslaufzeiten verarbeiten: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FRST</w:t>
        <w:tab/>
        <w:tab/>
        <w:t>Erstlastschrift</w:t>
        <w:tab/>
        <w:tab/>
        <w:tab/>
        <w:t>first direct debit sequence</w:t>
      </w:r>
    </w:p>
    <w:p>
      <w:pPr>
        <w:pStyle w:val="Normal"/>
        <w:bidi w:val="0"/>
        <w:jc w:val="left"/>
        <w:rPr>
          <w:sz w:val="20"/>
          <w:szCs w:val="20"/>
        </w:rPr>
      </w:pPr>
      <w:r>
        <w:rPr>
          <w:sz w:val="20"/>
          <w:szCs w:val="20"/>
        </w:rPr>
        <w:t>RCUR</w:t>
        <w:tab/>
        <w:tab/>
        <w:t>Folgelastschrift</w:t>
        <w:tab/>
        <w:tab/>
        <w:tab/>
        <w:t>reccurent direct debit sequence</w:t>
      </w:r>
    </w:p>
    <w:p>
      <w:pPr>
        <w:pStyle w:val="Normal"/>
        <w:bidi w:val="0"/>
        <w:jc w:val="left"/>
        <w:rPr>
          <w:sz w:val="20"/>
          <w:szCs w:val="20"/>
        </w:rPr>
      </w:pPr>
      <w:r>
        <w:rPr>
          <w:sz w:val="20"/>
          <w:szCs w:val="20"/>
        </w:rPr>
        <w:t>FNAL</w:t>
        <w:tab/>
        <w:tab/>
        <w:t>letzte Lastschrift</w:t>
        <w:tab/>
        <w:tab/>
        <w:t>final direct debit sequence</w:t>
      </w:r>
    </w:p>
    <w:p>
      <w:pPr>
        <w:pStyle w:val="Normal"/>
        <w:bidi w:val="0"/>
        <w:jc w:val="left"/>
        <w:rPr>
          <w:sz w:val="20"/>
          <w:szCs w:val="20"/>
        </w:rPr>
      </w:pPr>
      <w:r>
        <w:rPr>
          <w:sz w:val="20"/>
          <w:szCs w:val="20"/>
        </w:rPr>
        <w:t>OOFF</w:t>
        <w:tab/>
        <w:tab/>
        <w:t>Einmallastschrift</w:t>
        <w:tab/>
        <w:tab/>
        <w:t>one-off direct debit sequence</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Beim erstmaligen Setzen eines Bezahlt-Datums wird der Lastschrifttyp "FRST" permanent geändert nach "RCUR".</w:t>
      </w:r>
    </w:p>
    <w:p>
      <w:pPr>
        <w:pStyle w:val="Normal"/>
        <w:bidi w:val="0"/>
        <w:jc w:val="left"/>
        <w:rPr>
          <w:rFonts w:ascii="Arial" w:hAnsi="Arial"/>
          <w:sz w:val="20"/>
          <w:szCs w:val="20"/>
        </w:rPr>
      </w:pPr>
      <w:r>
        <w:rPr>
          <w:sz w:val="20"/>
          <w:szCs w:val="20"/>
        </w:rPr>
      </w:r>
    </w:p>
    <w:p>
      <w:pPr>
        <w:pStyle w:val="Normal"/>
        <w:bidi w:val="0"/>
        <w:jc w:val="left"/>
        <w:rPr/>
      </w:pPr>
      <w:r>
        <w:rPr>
          <w:i w:val="false"/>
          <w:iCs w:val="false"/>
          <w:sz w:val="20"/>
          <w:szCs w:val="20"/>
        </w:rPr>
        <w:t>Geändert werden kann der Lastschrifttyp "RCUR" nur</w:t>
      </w:r>
    </w:p>
    <w:p>
      <w:pPr>
        <w:pStyle w:val="Normal"/>
        <w:numPr>
          <w:ilvl w:val="0"/>
          <w:numId w:val="19"/>
        </w:numPr>
        <w:bidi w:val="0"/>
        <w:jc w:val="left"/>
        <w:rPr/>
      </w:pPr>
      <w:r>
        <w:rPr>
          <w:i w:val="false"/>
          <w:iCs w:val="false"/>
          <w:sz w:val="20"/>
          <w:szCs w:val="20"/>
        </w:rPr>
        <w:t>über eine Mandatsänderung</w:t>
      </w:r>
    </w:p>
    <w:p>
      <w:pPr>
        <w:pStyle w:val="Normal"/>
        <w:numPr>
          <w:ilvl w:val="0"/>
          <w:numId w:val="19"/>
        </w:numPr>
        <w:bidi w:val="0"/>
        <w:jc w:val="left"/>
        <w:rPr/>
      </w:pPr>
      <w:r>
        <w:rPr>
          <w:i w:val="false"/>
          <w:iCs w:val="false"/>
          <w:sz w:val="20"/>
          <w:szCs w:val="20"/>
        </w:rPr>
        <w:t xml:space="preserve">über den Menüpunkt </w:t>
      </w:r>
      <w:r>
        <w:rPr>
          <w:i/>
          <w:iCs/>
          <w:sz w:val="20"/>
          <w:szCs w:val="20"/>
        </w:rPr>
        <w:t>→ Export – SEPA - Fälligkeitsdatum</w:t>
      </w:r>
    </w:p>
    <w:p>
      <w:pPr>
        <w:pStyle w:val="Normal"/>
        <w:numPr>
          <w:ilvl w:val="0"/>
          <w:numId w:val="19"/>
        </w:numPr>
        <w:bidi w:val="0"/>
        <w:jc w:val="left"/>
        <w:rPr/>
      </w:pPr>
      <w:r>
        <w:rPr>
          <w:i w:val="false"/>
          <w:iCs w:val="false"/>
          <w:sz w:val="20"/>
          <w:szCs w:val="20"/>
        </w:rPr>
        <w:t xml:space="preserve">oder durch Editieren des Profils eines Mitglieds </w:t>
      </w:r>
    </w:p>
    <w:p>
      <w:pPr>
        <w:pStyle w:val="Normal"/>
        <w:bidi w:val="0"/>
        <w:jc w:val="left"/>
        <w:rPr>
          <w:sz w:val="20"/>
          <w:szCs w:val="20"/>
        </w:rPr>
      </w:pPr>
      <w:r>
        <w:rPr>
          <w:sz w:val="20"/>
          <w:szCs w:val="20"/>
        </w:rPr>
      </w:r>
    </w:p>
    <w:p>
      <w:pPr>
        <w:pStyle w:val="Normal"/>
        <w:numPr>
          <w:ilvl w:val="0"/>
          <w:numId w:val="3"/>
        </w:numPr>
        <w:bidi w:val="0"/>
        <w:jc w:val="left"/>
        <w:rPr>
          <w:rFonts w:ascii="Arial" w:hAnsi="Arial"/>
        </w:rPr>
      </w:pPr>
      <w:r>
        <w:rPr/>
        <w:t xml:space="preserve">  </w:t>
      </w:r>
    </w:p>
    <w:p>
      <w:pPr>
        <w:pStyle w:val="Heading3"/>
        <w:numPr>
          <w:ilvl w:val="2"/>
          <w:numId w:val="2"/>
        </w:numPr>
        <w:rPr>
          <w:rFonts w:ascii="Arial" w:hAnsi="Arial"/>
        </w:rPr>
      </w:pPr>
      <w:bookmarkStart w:id="58" w:name="__RefHeading___Toc1616_1958182187"/>
      <w:bookmarkEnd w:id="58"/>
      <w:r>
        <w:rPr/>
        <w:t>Fälligkeitsdatum</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52">
            <wp:simplePos x="0" y="0"/>
            <wp:positionH relativeFrom="column">
              <wp:posOffset>17145</wp:posOffset>
            </wp:positionH>
            <wp:positionV relativeFrom="paragraph">
              <wp:posOffset>40005</wp:posOffset>
            </wp:positionV>
            <wp:extent cx="3239770" cy="1501140"/>
            <wp:effectExtent l="0" t="0" r="0" b="0"/>
            <wp:wrapTopAndBottom/>
            <wp:docPr id="37" name="Bild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d41" descr=""/>
                    <pic:cNvPicPr>
                      <a:picLocks noChangeAspect="1" noChangeArrowheads="1"/>
                    </pic:cNvPicPr>
                  </pic:nvPicPr>
                  <pic:blipFill>
                    <a:blip r:embed="rId40"/>
                    <a:stretch>
                      <a:fillRect/>
                    </a:stretch>
                  </pic:blipFill>
                  <pic:spPr bwMode="auto">
                    <a:xfrm>
                      <a:off x="0" y="0"/>
                      <a:ext cx="3239770" cy="1501140"/>
                    </a:xfrm>
                    <a:prstGeom prst="rect">
                      <a:avLst/>
                    </a:prstGeom>
                  </pic:spPr>
                </pic:pic>
              </a:graphicData>
            </a:graphic>
          </wp:anchor>
        </w:drawing>
      </w:r>
    </w:p>
    <w:p>
      <w:pPr>
        <w:pStyle w:val="Normal"/>
        <w:numPr>
          <w:ilvl w:val="0"/>
          <w:numId w:val="3"/>
        </w:numPr>
        <w:bidi w:val="0"/>
        <w:jc w:val="left"/>
        <w:rPr>
          <w:sz w:val="20"/>
          <w:szCs w:val="20"/>
        </w:rPr>
      </w:pPr>
      <w:r>
        <w:rPr>
          <w:sz w:val="20"/>
          <w:szCs w:val="20"/>
        </w:rPr>
        <w:t xml:space="preserve">Über den Menüpunkt </w:t>
      </w:r>
      <w:r>
        <w:rPr>
          <w:b/>
          <w:bCs/>
          <w:sz w:val="20"/>
          <w:szCs w:val="20"/>
        </w:rPr>
        <w:t>Fälligkeitsdatum</w:t>
      </w:r>
      <w:r>
        <w:rPr>
          <w:sz w:val="20"/>
          <w:szCs w:val="20"/>
        </w:rPr>
        <w:t xml:space="preserve"> gelangt man zur Ansicht „Fälligkeitsdatum“.</w:t>
      </w:r>
    </w:p>
    <w:p>
      <w:pPr>
        <w:pStyle w:val="Normal"/>
        <w:numPr>
          <w:ilvl w:val="0"/>
          <w:numId w:val="3"/>
        </w:numPr>
        <w:bidi w:val="0"/>
        <w:jc w:val="left"/>
        <w:rPr>
          <w:rFonts w:ascii="Arial" w:hAnsi="Arial"/>
        </w:rPr>
      </w:pPr>
      <w:r>
        <w:rPr/>
      </w:r>
    </w:p>
    <w:p>
      <w:pPr>
        <w:pStyle w:val="Normal"/>
        <w:numPr>
          <w:ilvl w:val="0"/>
          <w:numId w:val="3"/>
        </w:numPr>
        <w:bidi w:val="0"/>
        <w:jc w:val="center"/>
        <w:rPr>
          <w:b/>
          <w:bCs/>
        </w:rPr>
      </w:pPr>
      <w:r>
        <w:rPr>
          <w:b/>
          <w:bCs/>
        </w:rPr>
      </w:r>
    </w:p>
    <w:p>
      <w:pPr>
        <w:pStyle w:val="Normal"/>
        <w:numPr>
          <w:ilvl w:val="0"/>
          <w:numId w:val="3"/>
        </w:numPr>
        <w:bidi w:val="0"/>
        <w:jc w:val="left"/>
        <w:rPr>
          <w:rFonts w:ascii="Arial" w:hAnsi="Arial"/>
        </w:rPr>
      </w:pPr>
      <w:r>
        <w:rPr/>
        <w:drawing>
          <wp:anchor behindDoc="0" distT="0" distB="0" distL="0" distR="0" simplePos="0" locked="0" layoutInCell="0" allowOverlap="1" relativeHeight="53">
            <wp:simplePos x="0" y="0"/>
            <wp:positionH relativeFrom="column">
              <wp:posOffset>-17780</wp:posOffset>
            </wp:positionH>
            <wp:positionV relativeFrom="paragraph">
              <wp:posOffset>111760</wp:posOffset>
            </wp:positionV>
            <wp:extent cx="3239770" cy="1188085"/>
            <wp:effectExtent l="0" t="0" r="0" b="0"/>
            <wp:wrapTopAndBottom/>
            <wp:docPr id="38" name="Bild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42" descr=""/>
                    <pic:cNvPicPr>
                      <a:picLocks noChangeAspect="1" noChangeArrowheads="1"/>
                    </pic:cNvPicPr>
                  </pic:nvPicPr>
                  <pic:blipFill>
                    <a:blip r:embed="rId41"/>
                    <a:stretch>
                      <a:fillRect/>
                    </a:stretch>
                  </pic:blipFill>
                  <pic:spPr bwMode="auto">
                    <a:xfrm>
                      <a:off x="0" y="0"/>
                      <a:ext cx="3239770" cy="118808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left"/>
        <w:rPr>
          <w:sz w:val="20"/>
          <w:szCs w:val="20"/>
        </w:rPr>
      </w:pPr>
      <w:r>
        <w:rPr>
          <w:sz w:val="20"/>
          <w:szCs w:val="20"/>
        </w:rPr>
        <w:t>Über diese Ansicht kann ein Fälligkeitsdatum gesetzt werden.</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54">
            <wp:simplePos x="0" y="0"/>
            <wp:positionH relativeFrom="column">
              <wp:posOffset>10795</wp:posOffset>
            </wp:positionH>
            <wp:positionV relativeFrom="paragraph">
              <wp:posOffset>133350</wp:posOffset>
            </wp:positionV>
            <wp:extent cx="3239770" cy="1181100"/>
            <wp:effectExtent l="0" t="0" r="0" b="0"/>
            <wp:wrapTopAndBottom/>
            <wp:docPr id="39" name="Bild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43" descr=""/>
                    <pic:cNvPicPr>
                      <a:picLocks noChangeAspect="1" noChangeArrowheads="1"/>
                    </pic:cNvPicPr>
                  </pic:nvPicPr>
                  <pic:blipFill>
                    <a:blip r:embed="rId42"/>
                    <a:stretch>
                      <a:fillRect/>
                    </a:stretch>
                  </pic:blipFill>
                  <pic:spPr bwMode="auto">
                    <a:xfrm>
                      <a:off x="0" y="0"/>
                      <a:ext cx="3239770" cy="1181100"/>
                    </a:xfrm>
                    <a:prstGeom prst="rect">
                      <a:avLst/>
                    </a:prstGeom>
                  </pic:spPr>
                </pic:pic>
              </a:graphicData>
            </a:graphic>
          </wp:anchor>
        </w:drawing>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sz w:val="20"/>
          <w:szCs w:val="20"/>
        </w:rPr>
      </w:pPr>
      <w:r>
        <w:rPr>
          <w:sz w:val="20"/>
          <w:szCs w:val="20"/>
        </w:rPr>
      </w:r>
    </w:p>
    <w:p>
      <w:pPr>
        <w:pStyle w:val="Normal"/>
        <w:numPr>
          <w:ilvl w:val="0"/>
          <w:numId w:val="3"/>
        </w:numPr>
        <w:bidi w:val="0"/>
        <w:jc w:val="center"/>
        <w:rPr>
          <w:b/>
          <w:bCs/>
        </w:rPr>
      </w:pPr>
      <w:r>
        <w:rPr>
          <w:b/>
          <w:bCs/>
          <w:sz w:val="20"/>
          <w:szCs w:val="20"/>
        </w:rPr>
        <w:t>Hinweis</w:t>
      </w:r>
    </w:p>
    <w:p>
      <w:pPr>
        <w:pStyle w:val="Normal"/>
        <w:numPr>
          <w:ilvl w:val="0"/>
          <w:numId w:val="3"/>
        </w:numPr>
        <w:bidi w:val="0"/>
        <w:jc w:val="center"/>
        <w:rPr/>
      </w:pPr>
      <w:r>
        <w:rPr/>
      </w:r>
    </w:p>
    <w:p>
      <w:pPr>
        <w:pStyle w:val="Normal"/>
        <w:numPr>
          <w:ilvl w:val="0"/>
          <w:numId w:val="3"/>
        </w:numPr>
        <w:bidi w:val="0"/>
        <w:jc w:val="center"/>
        <w:rPr>
          <w:i/>
          <w:i/>
          <w:iCs/>
        </w:rPr>
      </w:pPr>
      <w:r>
        <w:rPr>
          <w:i/>
          <w:iCs/>
          <w:sz w:val="20"/>
          <w:szCs w:val="20"/>
        </w:rPr>
        <w:t>Ein globales Zurücksetzen (Löschen) des Fälligkeitsdatums ist über → Beiträge - Löschen möglich.</w:t>
      </w:r>
    </w:p>
    <w:p>
      <w:pPr>
        <w:pStyle w:val="Normal"/>
        <w:bidi w:val="0"/>
        <w:jc w:val="left"/>
        <w:rPr>
          <w:sz w:val="20"/>
          <w:szCs w:val="20"/>
        </w:rPr>
      </w:pPr>
      <w:r>
        <w:rPr>
          <w:sz w:val="20"/>
          <w:szCs w:val="20"/>
        </w:rPr>
      </w:r>
    </w:p>
    <w:p>
      <w:pPr>
        <w:pStyle w:val="Normal"/>
        <w:numPr>
          <w:ilvl w:val="0"/>
          <w:numId w:val="3"/>
        </w:numPr>
        <w:bidi w:val="0"/>
        <w:jc w:val="left"/>
        <w:rPr>
          <w:rFonts w:ascii="Arial" w:hAnsi="Arial"/>
        </w:rPr>
      </w:pPr>
      <w:r>
        <w:rPr/>
      </w:r>
    </w:p>
    <w:p>
      <w:pPr>
        <w:pStyle w:val="Heading3"/>
        <w:numPr>
          <w:ilvl w:val="2"/>
          <w:numId w:val="2"/>
        </w:numPr>
        <w:rPr>
          <w:rFonts w:ascii="Arial" w:hAnsi="Arial"/>
        </w:rPr>
      </w:pPr>
      <w:r>
        <w:rPr>
          <w:rFonts w:ascii="Arial" w:hAnsi="Arial"/>
        </w:rPr>
        <w:drawing>
          <wp:anchor behindDoc="0" distT="0" distB="0" distL="0" distR="0" simplePos="0" locked="0" layoutInCell="0" allowOverlap="1" relativeHeight="55">
            <wp:simplePos x="0" y="0"/>
            <wp:positionH relativeFrom="column">
              <wp:posOffset>68580</wp:posOffset>
            </wp:positionH>
            <wp:positionV relativeFrom="paragraph">
              <wp:posOffset>57785</wp:posOffset>
            </wp:positionV>
            <wp:extent cx="3239770" cy="2743200"/>
            <wp:effectExtent l="0" t="0" r="0" b="0"/>
            <wp:wrapTopAndBottom/>
            <wp:docPr id="40" name="Bild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ld44" descr=""/>
                    <pic:cNvPicPr>
                      <a:picLocks noChangeAspect="1" noChangeArrowheads="1"/>
                    </pic:cNvPicPr>
                  </pic:nvPicPr>
                  <pic:blipFill>
                    <a:blip r:embed="rId43"/>
                    <a:stretch>
                      <a:fillRect/>
                    </a:stretch>
                  </pic:blipFill>
                  <pic:spPr bwMode="auto">
                    <a:xfrm>
                      <a:off x="0" y="0"/>
                      <a:ext cx="3239770" cy="2743200"/>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left"/>
        <w:rPr>
          <w:sz w:val="20"/>
          <w:szCs w:val="20"/>
        </w:rPr>
      </w:pPr>
      <w:r>
        <w:rPr>
          <w:sz w:val="20"/>
          <w:szCs w:val="20"/>
        </w:rPr>
        <w:t>Nur wenn Fälligkeitsdaten existieren, besteht die Möglichkeit, Daten zu exportieren.</w:t>
      </w:r>
    </w:p>
    <w:p>
      <w:pPr>
        <w:pStyle w:val="Heading3"/>
        <w:numPr>
          <w:ilvl w:val="0"/>
          <w:numId w:val="0"/>
        </w:numPr>
        <w:bidi w:val="0"/>
        <w:ind w:hanging="0" w:left="0"/>
        <w:jc w:val="left"/>
        <w:rPr>
          <w:rFonts w:ascii="Arial" w:hAnsi="Arial"/>
        </w:rPr>
      </w:pPr>
      <w:r>
        <w:rPr>
          <w:rFonts w:ascii="Arial" w:hAnsi="Arial"/>
        </w:rPr>
      </w:r>
    </w:p>
    <w:p>
      <w:pPr>
        <w:pStyle w:val="BodyText"/>
        <w:numPr>
          <w:ilvl w:val="0"/>
          <w:numId w:val="0"/>
        </w:numPr>
        <w:bidi w:val="0"/>
        <w:ind w:hanging="0" w:left="0"/>
        <w:jc w:val="left"/>
        <w:rPr>
          <w:rFonts w:ascii="Arial" w:hAnsi="Arial"/>
        </w:rPr>
      </w:pPr>
      <w:r>
        <w:rPr/>
      </w:r>
    </w:p>
    <w:p>
      <w:pPr>
        <w:pStyle w:val="Heading3"/>
        <w:widowControl/>
        <w:numPr>
          <w:ilvl w:val="0"/>
          <w:numId w:val="0"/>
        </w:numPr>
        <w:suppressAutoHyphens w:val="true"/>
        <w:overflowPunct w:val="true"/>
        <w:ind w:hanging="0" w:left="0"/>
        <w:jc w:val="left"/>
        <w:rPr>
          <w:rFonts w:ascii="Arial" w:hAnsi="Arial"/>
        </w:rPr>
      </w:pPr>
      <w:r>
        <w:rPr>
          <w:rFonts w:ascii="Arial" w:hAnsi="Arial"/>
        </w:rPr>
      </w:r>
      <w:r>
        <w:br w:type="page"/>
      </w:r>
    </w:p>
    <w:p>
      <w:pPr>
        <w:pStyle w:val="Heading3"/>
        <w:numPr>
          <w:ilvl w:val="2"/>
          <w:numId w:val="2"/>
        </w:numPr>
        <w:spacing w:before="0" w:after="120"/>
        <w:rPr>
          <w:rFonts w:ascii="Arial" w:hAnsi="Arial"/>
        </w:rPr>
      </w:pPr>
      <w:bookmarkStart w:id="59" w:name="__RefHeading___Toc1618_1958182187"/>
      <w:bookmarkEnd w:id="59"/>
      <w:r>
        <w:rPr/>
        <w:t>XML-Datei</w:t>
      </w:r>
    </w:p>
    <w:p>
      <w:pPr>
        <w:pStyle w:val="Normal"/>
        <w:numPr>
          <w:ilvl w:val="0"/>
          <w:numId w:val="3"/>
        </w:numPr>
        <w:bidi w:val="0"/>
        <w:jc w:val="center"/>
        <w:rPr>
          <w:sz w:val="20"/>
          <w:szCs w:val="20"/>
        </w:rPr>
      </w:pPr>
      <w:r>
        <w:rPr>
          <w:sz w:val="20"/>
          <w:szCs w:val="20"/>
        </w:rPr>
      </w:r>
    </w:p>
    <w:p>
      <w:pPr>
        <w:pStyle w:val="Normal"/>
        <w:numPr>
          <w:ilvl w:val="0"/>
          <w:numId w:val="3"/>
        </w:numPr>
        <w:bidi w:val="0"/>
        <w:jc w:val="center"/>
        <w:rPr>
          <w:sz w:val="20"/>
          <w:szCs w:val="20"/>
        </w:rPr>
      </w:pPr>
      <w:r>
        <w:rPr>
          <w:b/>
          <w:bCs/>
          <w:sz w:val="20"/>
          <w:szCs w:val="20"/>
        </w:rPr>
        <w:t>Hinweis</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center"/>
        <w:rPr>
          <w:sz w:val="20"/>
          <w:szCs w:val="20"/>
        </w:rPr>
      </w:pPr>
      <w:r>
        <w:rPr>
          <w:i/>
          <w:iCs/>
          <w:sz w:val="20"/>
          <w:szCs w:val="20"/>
        </w:rPr>
        <w:t>In der Vergangenheit konnten sowohl einige Sparkassen, als auch Jameica/Hibiscus, die vom Plugin nach Spezifikation 3.1 des DFÜ-Abkommens erstellten XML-Dateien nicht einlesen. Probleme bereitete die Positi</w:t>
        <w:softHyphen/>
        <w:t>on und das mehrfache Vorhandenseins des PmtTpInf-Blocks in der XML-Datei. Mit Version 4.3.2 des Plugins wurde deshalb der Programmcode überarbeitet und entsprechend angepasst.</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56">
            <wp:simplePos x="0" y="0"/>
            <wp:positionH relativeFrom="column">
              <wp:posOffset>46990</wp:posOffset>
            </wp:positionH>
            <wp:positionV relativeFrom="paragraph">
              <wp:posOffset>50165</wp:posOffset>
            </wp:positionV>
            <wp:extent cx="3239770" cy="993775"/>
            <wp:effectExtent l="0" t="0" r="0" b="0"/>
            <wp:wrapTopAndBottom/>
            <wp:docPr id="41" name="Bild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d45" descr=""/>
                    <pic:cNvPicPr>
                      <a:picLocks noChangeAspect="1" noChangeArrowheads="1"/>
                    </pic:cNvPicPr>
                  </pic:nvPicPr>
                  <pic:blipFill>
                    <a:blip r:embed="rId44"/>
                    <a:stretch>
                      <a:fillRect/>
                    </a:stretch>
                  </pic:blipFill>
                  <pic:spPr bwMode="auto">
                    <a:xfrm>
                      <a:off x="0" y="0"/>
                      <a:ext cx="3239770" cy="99377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both"/>
        <w:rPr/>
      </w:pPr>
      <w:r>
        <w:rPr>
          <w:sz w:val="20"/>
          <w:szCs w:val="20"/>
        </w:rPr>
        <w:t xml:space="preserve">Wählt man unter </w:t>
      </w:r>
      <w:r>
        <w:rPr>
          <w:i/>
          <w:iCs/>
          <w:sz w:val="20"/>
          <w:szCs w:val="20"/>
        </w:rPr>
        <w:t>→ Export - SEPA</w:t>
      </w:r>
      <w:r>
        <w:rPr>
          <w:sz w:val="20"/>
          <w:szCs w:val="20"/>
        </w:rPr>
        <w:t xml:space="preserve"> mehrere Kombinationen aus Fälligkeitsdatum und Sequenztyp aus, wird eine XML-Datei mit mehreren PmtTpInf-Blöcken erzeugt. Mit den Einstellungen im obigen Beispiel wird eine Datei mit folgendem Dateinamen erstellt: sepa_2022-10-23-RCUR_2022-10-21-FRST_2022-10-21-RCUR.xml.</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57">
            <wp:simplePos x="0" y="0"/>
            <wp:positionH relativeFrom="column">
              <wp:posOffset>17780</wp:posOffset>
            </wp:positionH>
            <wp:positionV relativeFrom="paragraph">
              <wp:posOffset>36195</wp:posOffset>
            </wp:positionV>
            <wp:extent cx="3239770" cy="986155"/>
            <wp:effectExtent l="0" t="0" r="0" b="0"/>
            <wp:wrapTopAndBottom/>
            <wp:docPr id="42" name="Bild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46" descr=""/>
                    <pic:cNvPicPr>
                      <a:picLocks noChangeAspect="1" noChangeArrowheads="1"/>
                    </pic:cNvPicPr>
                  </pic:nvPicPr>
                  <pic:blipFill>
                    <a:blip r:embed="rId45"/>
                    <a:stretch>
                      <a:fillRect/>
                    </a:stretch>
                  </pic:blipFill>
                  <pic:spPr bwMode="auto">
                    <a:xfrm>
                      <a:off x="0" y="0"/>
                      <a:ext cx="3239770" cy="98615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both"/>
        <w:rPr/>
      </w:pPr>
      <w:r>
        <w:rPr>
          <w:sz w:val="20"/>
          <w:szCs w:val="20"/>
        </w:rPr>
        <w:t xml:space="preserve">Wird unter </w:t>
      </w:r>
      <w:r>
        <w:rPr>
          <w:i/>
          <w:iCs/>
          <w:sz w:val="20"/>
          <w:szCs w:val="20"/>
        </w:rPr>
        <w:t>→ Export - SEPA</w:t>
      </w:r>
      <w:r>
        <w:rPr>
          <w:sz w:val="20"/>
          <w:szCs w:val="20"/>
        </w:rPr>
        <w:t xml:space="preserve"> nur eine Kombination aus Fälligkeitsdatum und Sequenztyp ausgewählt (nur ein Kästchen markiert), wird eine XML-Datei mit genau einem PmtTpInf-Block erzeugt. Diese Datei sollte von al</w:t>
        <w:softHyphen/>
        <w:t>len Sparkassen, Homebankingprogrammen etc. eingelesen werden können. Mit den Einstellungen im obigen Beispiel wird eine Datei mit folgendem Dateinamen erstellt: sepa_2022-10-21-RCUR.xml.</w:t>
      </w:r>
    </w:p>
    <w:p>
      <w:pPr>
        <w:pStyle w:val="Normal"/>
        <w:bidi w:val="0"/>
        <w:jc w:val="both"/>
        <w:rPr>
          <w:rFonts w:ascii="Arial" w:hAnsi="Arial"/>
        </w:rPr>
      </w:pPr>
      <w:r>
        <w:rPr/>
      </w:r>
    </w:p>
    <w:p>
      <w:pPr>
        <w:pStyle w:val="Normal"/>
        <w:bidi w:val="0"/>
        <w:jc w:val="left"/>
        <w:rPr>
          <w:rFonts w:ascii="Arial" w:hAnsi="Arial"/>
        </w:rPr>
      </w:pPr>
      <w:r>
        <w:rPr/>
      </w:r>
    </w:p>
    <w:p>
      <w:pPr>
        <w:pStyle w:val="Heading3"/>
        <w:numPr>
          <w:ilvl w:val="2"/>
          <w:numId w:val="2"/>
        </w:numPr>
        <w:rPr>
          <w:rFonts w:ascii="Arial" w:hAnsi="Arial"/>
        </w:rPr>
      </w:pPr>
      <w:bookmarkStart w:id="60" w:name="__RefHeading___Toc1620_1958182187"/>
      <w:bookmarkEnd w:id="60"/>
      <w:r>
        <w:rPr/>
        <w:t>Kontrolldatei</w:t>
      </w:r>
    </w:p>
    <w:p>
      <w:pPr>
        <w:pStyle w:val="Normal"/>
        <w:numPr>
          <w:ilvl w:val="0"/>
          <w:numId w:val="3"/>
        </w:numPr>
        <w:bidi w:val="0"/>
        <w:jc w:val="left"/>
        <w:rPr>
          <w:rFonts w:ascii="Arial" w:hAnsi="Arial"/>
        </w:rPr>
      </w:pPr>
      <w:r>
        <w:rPr/>
        <w:drawing>
          <wp:anchor behindDoc="0" distT="0" distB="0" distL="0" distR="0" simplePos="0" locked="0" layoutInCell="0" allowOverlap="1" relativeHeight="58">
            <wp:simplePos x="0" y="0"/>
            <wp:positionH relativeFrom="column">
              <wp:posOffset>6985</wp:posOffset>
            </wp:positionH>
            <wp:positionV relativeFrom="paragraph">
              <wp:posOffset>125730</wp:posOffset>
            </wp:positionV>
            <wp:extent cx="3239770" cy="799465"/>
            <wp:effectExtent l="0" t="0" r="0" b="0"/>
            <wp:wrapTopAndBottom/>
            <wp:docPr id="43" name="Bild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47" descr=""/>
                    <pic:cNvPicPr>
                      <a:picLocks noChangeAspect="1" noChangeArrowheads="1"/>
                    </pic:cNvPicPr>
                  </pic:nvPicPr>
                  <pic:blipFill>
                    <a:blip r:embed="rId46"/>
                    <a:stretch>
                      <a:fillRect/>
                    </a:stretch>
                  </pic:blipFill>
                  <pic:spPr bwMode="auto">
                    <a:xfrm>
                      <a:off x="0" y="0"/>
                      <a:ext cx="3239770" cy="799465"/>
                    </a:xfrm>
                    <a:prstGeom prst="rect">
                      <a:avLst/>
                    </a:prstGeom>
                  </pic:spPr>
                </pic:pic>
              </a:graphicData>
            </a:graphic>
          </wp:anchor>
        </w:drawing>
      </w:r>
    </w:p>
    <w:p>
      <w:pPr>
        <w:pStyle w:val="Normal"/>
        <w:numPr>
          <w:ilvl w:val="0"/>
          <w:numId w:val="3"/>
        </w:numPr>
        <w:bidi w:val="0"/>
        <w:jc w:val="both"/>
        <w:rPr>
          <w:rFonts w:ascii="Arial" w:hAnsi="Arial"/>
        </w:rPr>
      </w:pPr>
      <w:r>
        <w:rPr/>
      </w:r>
    </w:p>
    <w:p>
      <w:pPr>
        <w:pStyle w:val="Normal"/>
        <w:numPr>
          <w:ilvl w:val="0"/>
          <w:numId w:val="3"/>
        </w:numPr>
        <w:bidi w:val="0"/>
        <w:jc w:val="both"/>
        <w:rPr/>
      </w:pPr>
      <w:r>
        <w:rPr>
          <w:sz w:val="20"/>
          <w:szCs w:val="20"/>
        </w:rPr>
        <w:t>Eine Kontrolldatei beinhaltet dieselben Daten wie eine XML-Datei. Für eine bessere Lesbarkeit werden sie nur anders dargestellt.</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both"/>
        <w:rPr/>
      </w:pPr>
      <w:r>
        <w:rPr>
          <w:sz w:val="20"/>
          <w:szCs w:val="20"/>
        </w:rPr>
        <w:t>Die Struktur ist fest eingestellt und kann nicht geändert werden.</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Heading3"/>
        <w:widowControl/>
        <w:numPr>
          <w:ilvl w:val="0"/>
          <w:numId w:val="0"/>
        </w:numPr>
        <w:suppressAutoHyphens w:val="true"/>
        <w:overflowPunct w:val="true"/>
        <w:ind w:hanging="0" w:left="0"/>
        <w:jc w:val="left"/>
        <w:rPr>
          <w:rFonts w:ascii="Arial" w:hAnsi="Arial"/>
        </w:rPr>
      </w:pPr>
      <w:r>
        <w:rPr>
          <w:rFonts w:ascii="Arial" w:hAnsi="Arial"/>
        </w:rPr>
      </w:r>
      <w:r>
        <w:br w:type="page"/>
      </w:r>
    </w:p>
    <w:p>
      <w:pPr>
        <w:pStyle w:val="Heading3"/>
        <w:numPr>
          <w:ilvl w:val="2"/>
          <w:numId w:val="2"/>
        </w:numPr>
        <w:spacing w:before="0" w:after="120"/>
        <w:rPr>
          <w:rFonts w:ascii="Arial" w:hAnsi="Arial"/>
        </w:rPr>
      </w:pPr>
      <w:bookmarkStart w:id="61" w:name="__RefHeading___Toc1622_1958182187"/>
      <w:bookmarkEnd w:id="61"/>
      <w:r>
        <w:rPr/>
        <w:t>Vorabinformation</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59">
            <wp:simplePos x="0" y="0"/>
            <wp:positionH relativeFrom="column">
              <wp:posOffset>21590</wp:posOffset>
            </wp:positionH>
            <wp:positionV relativeFrom="paragraph">
              <wp:posOffset>635</wp:posOffset>
            </wp:positionV>
            <wp:extent cx="3239770" cy="582930"/>
            <wp:effectExtent l="0" t="0" r="0" b="0"/>
            <wp:wrapTopAndBottom/>
            <wp:docPr id="44" name="Bild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48" descr=""/>
                    <pic:cNvPicPr>
                      <a:picLocks noChangeAspect="1" noChangeArrowheads="1"/>
                    </pic:cNvPicPr>
                  </pic:nvPicPr>
                  <pic:blipFill>
                    <a:blip r:embed="rId47"/>
                    <a:stretch>
                      <a:fillRect/>
                    </a:stretch>
                  </pic:blipFill>
                  <pic:spPr bwMode="auto">
                    <a:xfrm>
                      <a:off x="0" y="0"/>
                      <a:ext cx="3239770" cy="582930"/>
                    </a:xfrm>
                    <a:prstGeom prst="rect">
                      <a:avLst/>
                    </a:prstGeom>
                  </pic:spPr>
                </pic:pic>
              </a:graphicData>
            </a:graphic>
          </wp:anchor>
        </w:drawing>
      </w:r>
    </w:p>
    <w:p>
      <w:pPr>
        <w:pStyle w:val="Normal"/>
        <w:numPr>
          <w:ilvl w:val="0"/>
          <w:numId w:val="3"/>
        </w:numPr>
        <w:bidi w:val="0"/>
        <w:jc w:val="left"/>
        <w:rPr>
          <w:sz w:val="20"/>
          <w:szCs w:val="20"/>
        </w:rPr>
      </w:pPr>
      <w:r>
        <w:rPr>
          <w:sz w:val="20"/>
          <w:szCs w:val="20"/>
        </w:rPr>
        <w:t>Nach dem Anklicken des Buttons „Vorabinformation“ erscheint die Ansicht des Moduls.</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60">
            <wp:simplePos x="0" y="0"/>
            <wp:positionH relativeFrom="column">
              <wp:posOffset>6985</wp:posOffset>
            </wp:positionH>
            <wp:positionV relativeFrom="paragraph">
              <wp:posOffset>223520</wp:posOffset>
            </wp:positionV>
            <wp:extent cx="3239770" cy="1061720"/>
            <wp:effectExtent l="0" t="0" r="0" b="0"/>
            <wp:wrapTopAndBottom/>
            <wp:docPr id="45" name="Bild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d49" descr=""/>
                    <pic:cNvPicPr>
                      <a:picLocks noChangeAspect="1" noChangeArrowheads="1"/>
                    </pic:cNvPicPr>
                  </pic:nvPicPr>
                  <pic:blipFill>
                    <a:blip r:embed="rId48"/>
                    <a:stretch>
                      <a:fillRect/>
                    </a:stretch>
                  </pic:blipFill>
                  <pic:spPr bwMode="auto">
                    <a:xfrm>
                      <a:off x="0" y="0"/>
                      <a:ext cx="3239770" cy="1061720"/>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center"/>
        <w:rPr>
          <w:rFonts w:ascii="Arial" w:hAnsi="Arial"/>
          <w:b/>
          <w:bCs/>
          <w:sz w:val="20"/>
          <w:szCs w:val="20"/>
        </w:rPr>
      </w:pPr>
      <w:r>
        <w:rPr>
          <w:b/>
          <w:bCs/>
          <w:sz w:val="20"/>
          <w:szCs w:val="20"/>
        </w:rPr>
      </w:r>
    </w:p>
    <w:p>
      <w:pPr>
        <w:pStyle w:val="Normal"/>
        <w:numPr>
          <w:ilvl w:val="0"/>
          <w:numId w:val="3"/>
        </w:numPr>
        <w:bidi w:val="0"/>
        <w:jc w:val="center"/>
        <w:rPr>
          <w:rFonts w:ascii="Arial" w:hAnsi="Arial"/>
          <w:b/>
          <w:bCs/>
          <w:sz w:val="20"/>
          <w:szCs w:val="20"/>
        </w:rPr>
      </w:pPr>
      <w:r>
        <w:rPr>
          <w:b/>
          <w:bCs/>
          <w:sz w:val="20"/>
          <w:szCs w:val="20"/>
        </w:rPr>
        <w:t>Hinweis</w:t>
      </w:r>
    </w:p>
    <w:p>
      <w:pPr>
        <w:pStyle w:val="Normal"/>
        <w:bidi w:val="0"/>
        <w:jc w:val="center"/>
        <w:rPr>
          <w:rFonts w:ascii="Arial" w:hAnsi="Arial"/>
        </w:rPr>
      </w:pPr>
      <w:r>
        <w:rPr/>
      </w:r>
    </w:p>
    <w:p>
      <w:pPr>
        <w:pStyle w:val="Normal"/>
        <w:numPr>
          <w:ilvl w:val="0"/>
          <w:numId w:val="3"/>
        </w:numPr>
        <w:bidi w:val="0"/>
        <w:jc w:val="center"/>
        <w:rPr>
          <w:i/>
          <w:i/>
          <w:iCs/>
        </w:rPr>
      </w:pPr>
      <w:r>
        <w:rPr>
          <w:i/>
          <w:iCs/>
          <w:sz w:val="20"/>
          <w:szCs w:val="20"/>
        </w:rPr>
        <w:t>Vor einem Lastschrifteinzug muss der Zahlungsempfänger den Zahlungspflichtigen über den geplanten Ein</w:t>
        <w:softHyphen/>
        <w:t>zug schriftlich mittels einer Vorabinformation (engl. Pre-Notification, mindestens 14 Tage vor Belastung) in</w:t>
        <w:softHyphen/>
        <w:t>formieren. Dies kann auch durch einen Vertrag oder eine Rechnung erfolgen, die auch mehrere Fälligkeits</w:t>
        <w:softHyphen/>
        <w:t>termine und die entsprechenden Einzugsbeträge enthalten kann.</w:t>
      </w:r>
    </w:p>
    <w:p>
      <w:pPr>
        <w:pStyle w:val="Normal"/>
        <w:numPr>
          <w:ilvl w:val="0"/>
          <w:numId w:val="3"/>
        </w:numPr>
        <w:bidi w:val="0"/>
        <w:jc w:val="center"/>
        <w:rPr>
          <w:rFonts w:ascii="Arial" w:hAnsi="Arial"/>
          <w:i/>
          <w:i/>
          <w:iCs/>
          <w:sz w:val="20"/>
          <w:szCs w:val="20"/>
        </w:rPr>
      </w:pPr>
      <w:r>
        <w:rPr>
          <w:i/>
          <w:iCs/>
          <w:sz w:val="20"/>
          <w:szCs w:val="20"/>
        </w:rPr>
      </w:r>
    </w:p>
    <w:p>
      <w:pPr>
        <w:pStyle w:val="Normal"/>
        <w:numPr>
          <w:ilvl w:val="0"/>
          <w:numId w:val="3"/>
        </w:numPr>
        <w:bidi w:val="0"/>
        <w:jc w:val="center"/>
        <w:rPr>
          <w:i/>
          <w:i/>
          <w:iCs/>
        </w:rPr>
      </w:pPr>
      <w:r>
        <w:rPr>
          <w:i/>
          <w:iCs/>
          <w:sz w:val="20"/>
          <w:szCs w:val="20"/>
        </w:rPr>
        <w:t>Eine Vorabinformation ist neu zu erstellen, wenn sich der Betrag einer Folgelastschrift ändert.</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widowControl/>
        <w:numPr>
          <w:ilvl w:val="0"/>
          <w:numId w:val="3"/>
        </w:numPr>
        <w:suppressAutoHyphens w:val="true"/>
        <w:overflowPunct w:val="true"/>
        <w:bidi w:val="0"/>
        <w:jc w:val="center"/>
        <w:rPr>
          <w:i/>
          <w:i/>
          <w:iCs/>
        </w:rPr>
      </w:pPr>
      <w:r>
        <w:rPr>
          <w:i/>
          <w:iCs/>
          <w:sz w:val="20"/>
          <w:szCs w:val="20"/>
        </w:rPr>
        <w:t>Vorabinformationen sind grundsätzlich an den Kontoinhaber zu senden. In Ausnahmefällen (Adresse des Kontoinhabers ist nicht bekannt) ist ersatzweise das Mitglied zu informieren, mit der Bitte, diese Information an den Kontoinhaber weiterzuleiten.</w:t>
      </w:r>
      <w:r>
        <w:rPr>
          <w:sz w:val="20"/>
          <w:szCs w:val="20"/>
        </w:rPr>
        <w:t xml:space="preserve">Unter </w:t>
      </w:r>
      <w:r>
        <w:rPr>
          <w:i/>
          <w:iCs/>
          <w:sz w:val="20"/>
          <w:szCs w:val="20"/>
        </w:rPr>
        <w:t>→ Einstellungen – E-Mail-Benachrichtigungen</w:t>
      </w:r>
      <w:r>
        <w:rPr>
          <w:sz w:val="20"/>
          <w:szCs w:val="20"/>
        </w:rPr>
        <w:t xml:space="preserve"> kann ein Nachrich</w:t>
        <w:softHyphen/>
        <w:t>tentext mit Platzhaltern definiert wer</w:t>
        <w:softHyphen/>
        <w:t>den.</w:t>
      </w:r>
    </w:p>
    <w:p>
      <w:pPr>
        <w:pStyle w:val="Normal"/>
        <w:bidi w:val="0"/>
        <w:jc w:val="both"/>
        <w:rPr>
          <w:rFonts w:ascii="Arial" w:hAnsi="Arial"/>
          <w:sz w:val="20"/>
          <w:szCs w:val="20"/>
        </w:rPr>
      </w:pPr>
      <w:r>
        <w:rPr>
          <w:sz w:val="20"/>
          <w:szCs w:val="20"/>
        </w:rPr>
      </w:r>
    </w:p>
    <w:p>
      <w:pPr>
        <w:pStyle w:val="Normal"/>
        <w:bidi w:val="0"/>
        <w:jc w:val="both"/>
        <w:rPr>
          <w:rFonts w:ascii="Arial" w:hAnsi="Arial"/>
          <w:sz w:val="20"/>
          <w:szCs w:val="20"/>
        </w:rPr>
      </w:pPr>
      <w:r>
        <w:rPr>
          <w:sz w:val="20"/>
          <w:szCs w:val="20"/>
        </w:rPr>
      </w:r>
    </w:p>
    <w:p>
      <w:pPr>
        <w:pStyle w:val="Normal"/>
        <w:bidi w:val="0"/>
        <w:jc w:val="both"/>
        <w:rPr>
          <w:sz w:val="20"/>
          <w:szCs w:val="20"/>
        </w:rPr>
      </w:pPr>
      <w:r>
        <w:rPr>
          <w:sz w:val="20"/>
          <w:szCs w:val="20"/>
        </w:rPr>
      </w:r>
    </w:p>
    <w:p>
      <w:pPr>
        <w:pStyle w:val="Normal"/>
        <w:bidi w:val="0"/>
        <w:jc w:val="both"/>
        <w:rPr>
          <w:sz w:val="20"/>
          <w:szCs w:val="20"/>
        </w:rPr>
      </w:pPr>
      <w:r>
        <w:rPr>
          <w:sz w:val="20"/>
          <w:szCs w:val="20"/>
        </w:rPr>
      </w:r>
    </w:p>
    <w:p>
      <w:pPr>
        <w:pStyle w:val="Normal"/>
        <w:bidi w:val="0"/>
        <w:jc w:val="both"/>
        <w:rPr>
          <w:sz w:val="20"/>
          <w:szCs w:val="20"/>
        </w:rPr>
      </w:pPr>
      <w:r>
        <w:rPr>
          <w:sz w:val="20"/>
          <w:szCs w:val="20"/>
        </w:rPr>
      </w:r>
      <w:r>
        <w:br w:type="page"/>
      </w:r>
    </w:p>
    <w:p>
      <w:pPr>
        <w:pStyle w:val="Normal"/>
        <w:bidi w:val="0"/>
        <w:spacing w:before="0" w:after="0"/>
        <w:jc w:val="both"/>
        <w:rPr/>
      </w:pPr>
      <w:r>
        <w:rPr>
          <w:sz w:val="20"/>
          <w:szCs w:val="20"/>
        </w:rPr>
        <w:t>Beispiel:</w:t>
      </w:r>
    </w:p>
    <w:p>
      <w:pPr>
        <w:pStyle w:val="Normal"/>
        <w:bidi w:val="0"/>
        <w:jc w:val="both"/>
        <w:rPr>
          <w:rFonts w:ascii="Arial" w:hAnsi="Arial"/>
          <w:sz w:val="20"/>
          <w:szCs w:val="20"/>
        </w:rPr>
      </w:pPr>
      <w:r>
        <w:rPr>
          <w:sz w:val="20"/>
          <w:szCs w:val="20"/>
        </w:rPr>
      </w:r>
    </w:p>
    <w:p>
      <w:pPr>
        <w:pStyle w:val="Normal"/>
        <w:numPr>
          <w:ilvl w:val="0"/>
          <w:numId w:val="3"/>
        </w:numPr>
        <w:bidi w:val="0"/>
        <w:jc w:val="both"/>
        <w:rPr>
          <w:rFonts w:ascii="Arial" w:hAnsi="Arial"/>
          <w:sz w:val="20"/>
          <w:szCs w:val="20"/>
        </w:rPr>
      </w:pPr>
      <w:r>
        <w:rPr>
          <w:sz w:val="20"/>
          <w:szCs w:val="20"/>
        </w:rPr>
        <w:t xml:space="preserve">E-Mail an ein markiertes Mitglied </w:t>
      </w:r>
    </w:p>
    <w:p>
      <w:pPr>
        <w:pStyle w:val="Normal"/>
        <w:numPr>
          <w:ilvl w:val="0"/>
          <w:numId w:val="3"/>
        </w:numPr>
        <w:bidi w:val="0"/>
        <w:jc w:val="both"/>
        <w:rPr>
          <w:rFonts w:ascii="Arial" w:hAnsi="Arial"/>
          <w:sz w:val="20"/>
          <w:szCs w:val="20"/>
        </w:rPr>
      </w:pPr>
      <w:r>
        <w:rPr>
          <w:sz w:val="20"/>
          <w:szCs w:val="20"/>
        </w:rPr>
        <w:drawing>
          <wp:anchor behindDoc="0" distT="0" distB="0" distL="0" distR="0" simplePos="0" locked="0" layoutInCell="0" allowOverlap="1" relativeHeight="61">
            <wp:simplePos x="0" y="0"/>
            <wp:positionH relativeFrom="column">
              <wp:posOffset>3202940</wp:posOffset>
            </wp:positionH>
            <wp:positionV relativeFrom="paragraph">
              <wp:posOffset>128270</wp:posOffset>
            </wp:positionV>
            <wp:extent cx="2879725" cy="3495675"/>
            <wp:effectExtent l="0" t="0" r="0" b="0"/>
            <wp:wrapSquare wrapText="bothSides"/>
            <wp:docPr id="46" name="Bild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50" descr=""/>
                    <pic:cNvPicPr>
                      <a:picLocks noChangeAspect="1" noChangeArrowheads="1"/>
                    </pic:cNvPicPr>
                  </pic:nvPicPr>
                  <pic:blipFill>
                    <a:blip r:embed="rId49"/>
                    <a:stretch>
                      <a:fillRect/>
                    </a:stretch>
                  </pic:blipFill>
                  <pic:spPr bwMode="auto">
                    <a:xfrm>
                      <a:off x="0" y="0"/>
                      <a:ext cx="2879725" cy="3495675"/>
                    </a:xfrm>
                    <a:prstGeom prst="rect">
                      <a:avLst/>
                    </a:prstGeom>
                  </pic:spPr>
                </pic:pic>
              </a:graphicData>
            </a:graphic>
          </wp:anchor>
        </w:drawing>
      </w:r>
    </w:p>
    <w:p>
      <w:pPr>
        <w:pStyle w:val="Normal"/>
        <w:numPr>
          <w:ilvl w:val="0"/>
          <w:numId w:val="3"/>
        </w:numPr>
        <w:bidi w:val="0"/>
        <w:jc w:val="left"/>
        <w:rPr>
          <w:rFonts w:ascii="Arial" w:hAnsi="Arial"/>
        </w:rPr>
      </w:pPr>
      <w:r>
        <w:rPr/>
        <w:drawing>
          <wp:anchor behindDoc="0" distT="0" distB="0" distL="0" distR="0" simplePos="0" locked="0" layoutInCell="0" allowOverlap="1" relativeHeight="62">
            <wp:simplePos x="0" y="0"/>
            <wp:positionH relativeFrom="column">
              <wp:posOffset>0</wp:posOffset>
            </wp:positionH>
            <wp:positionV relativeFrom="paragraph">
              <wp:posOffset>43180</wp:posOffset>
            </wp:positionV>
            <wp:extent cx="2879725" cy="1036955"/>
            <wp:effectExtent l="0" t="0" r="0" b="0"/>
            <wp:wrapSquare wrapText="bothSides"/>
            <wp:docPr id="47" name="Bild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51" descr=""/>
                    <pic:cNvPicPr>
                      <a:picLocks noChangeAspect="1" noChangeArrowheads="1"/>
                    </pic:cNvPicPr>
                  </pic:nvPicPr>
                  <pic:blipFill>
                    <a:blip r:embed="rId50"/>
                    <a:stretch>
                      <a:fillRect/>
                    </a:stretch>
                  </pic:blipFill>
                  <pic:spPr bwMode="auto">
                    <a:xfrm>
                      <a:off x="0" y="0"/>
                      <a:ext cx="2879725" cy="1036955"/>
                    </a:xfrm>
                    <a:prstGeom prst="rect">
                      <a:avLst/>
                    </a:prstGeom>
                  </pic:spPr>
                </pic:pic>
              </a:graphicData>
            </a:graphic>
          </wp:anchor>
        </w:drawing>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t>Der Nachrichtentext enthält eindeutige Angaben, da die Nachricht nur an eine Person gesendet wird.</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pPr>
      <w:r>
        <w:rPr>
          <w:sz w:val="20"/>
          <w:szCs w:val="20"/>
        </w:rPr>
        <w:t>Beispiel:</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both"/>
        <w:rPr>
          <w:rFonts w:ascii="Arial" w:hAnsi="Arial"/>
        </w:rPr>
      </w:pPr>
      <w:r>
        <w:rPr>
          <w:sz w:val="20"/>
          <w:szCs w:val="20"/>
        </w:rPr>
        <w:t xml:space="preserve">E-Mail an mehrere markierte Mitglieder </w:t>
      </w:r>
    </w:p>
    <w:p>
      <w:pPr>
        <w:pStyle w:val="Normal"/>
        <w:numPr>
          <w:ilvl w:val="0"/>
          <w:numId w:val="3"/>
        </w:numPr>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101">
            <wp:simplePos x="0" y="0"/>
            <wp:positionH relativeFrom="column">
              <wp:posOffset>3232785</wp:posOffset>
            </wp:positionH>
            <wp:positionV relativeFrom="paragraph">
              <wp:posOffset>121285</wp:posOffset>
            </wp:positionV>
            <wp:extent cx="2879725" cy="4021455"/>
            <wp:effectExtent l="0" t="0" r="0" b="0"/>
            <wp:wrapSquare wrapText="bothSides"/>
            <wp:docPr id="48" name="Bild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d53" descr=""/>
                    <pic:cNvPicPr>
                      <a:picLocks noChangeAspect="1" noChangeArrowheads="1"/>
                    </pic:cNvPicPr>
                  </pic:nvPicPr>
                  <pic:blipFill>
                    <a:blip r:embed="rId51"/>
                    <a:stretch>
                      <a:fillRect/>
                    </a:stretch>
                  </pic:blipFill>
                  <pic:spPr bwMode="auto">
                    <a:xfrm>
                      <a:off x="0" y="0"/>
                      <a:ext cx="2879725" cy="4021455"/>
                    </a:xfrm>
                    <a:prstGeom prst="rect">
                      <a:avLst/>
                    </a:prstGeom>
                  </pic:spPr>
                </pic:pic>
              </a:graphicData>
            </a:graphic>
          </wp:anchor>
        </w:drawing>
      </w:r>
    </w:p>
    <w:p>
      <w:pPr>
        <w:pStyle w:val="Normal"/>
        <w:bidi w:val="0"/>
        <w:jc w:val="left"/>
        <w:rPr>
          <w:rFonts w:ascii="Arial" w:hAnsi="Arial"/>
        </w:rPr>
      </w:pPr>
      <w:r>
        <w:rPr/>
        <w:drawing>
          <wp:anchor behindDoc="0" distT="0" distB="0" distL="0" distR="0" simplePos="0" locked="0" layoutInCell="0" allowOverlap="1" relativeHeight="63">
            <wp:simplePos x="0" y="0"/>
            <wp:positionH relativeFrom="column">
              <wp:posOffset>-43180</wp:posOffset>
            </wp:positionH>
            <wp:positionV relativeFrom="paragraph">
              <wp:posOffset>50165</wp:posOffset>
            </wp:positionV>
            <wp:extent cx="2879725" cy="1050925"/>
            <wp:effectExtent l="0" t="0" r="0" b="0"/>
            <wp:wrapSquare wrapText="bothSides"/>
            <wp:docPr id="49" name="Bild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d52" descr=""/>
                    <pic:cNvPicPr>
                      <a:picLocks noChangeAspect="1" noChangeArrowheads="1"/>
                    </pic:cNvPicPr>
                  </pic:nvPicPr>
                  <pic:blipFill>
                    <a:blip r:embed="rId52"/>
                    <a:stretch>
                      <a:fillRect/>
                    </a:stretch>
                  </pic:blipFill>
                  <pic:spPr bwMode="auto">
                    <a:xfrm>
                      <a:off x="0" y="0"/>
                      <a:ext cx="2879725" cy="105092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sz w:val="20"/>
          <w:szCs w:val="20"/>
        </w:rPr>
        <w:t>Der Nachrichtentext enthält Platzhalter. Diese werden erst nach Betätigen des Buttons „Abschicken“ ersetzt.</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t xml:space="preserve"> </w:t>
      </w:r>
    </w:p>
    <w:p>
      <w:pPr>
        <w:pStyle w:val="Normal"/>
        <w:numPr>
          <w:ilvl w:val="0"/>
          <w:numId w:val="3"/>
        </w:numPr>
        <w:bidi w:val="0"/>
        <w:jc w:val="left"/>
        <w:rPr>
          <w:rFonts w:ascii="Arial" w:hAnsi="Arial"/>
        </w:rPr>
      </w:pPr>
      <w:r>
        <w:rPr/>
      </w:r>
      <w:r>
        <w:br w:type="page"/>
      </w:r>
    </w:p>
    <w:p>
      <w:pPr>
        <w:pStyle w:val="Heading2"/>
        <w:numPr>
          <w:ilvl w:val="2"/>
          <w:numId w:val="3"/>
        </w:numPr>
        <w:spacing w:before="0" w:after="120"/>
        <w:rPr>
          <w:rFonts w:ascii="Arial" w:hAnsi="Arial"/>
        </w:rPr>
      </w:pPr>
      <w:bookmarkStart w:id="62" w:name="__RefHeading___Toc1226_2975391565"/>
      <w:bookmarkEnd w:id="62"/>
      <w:r>
        <w:rPr/>
        <w:t>Rechnung</w:t>
      </w:r>
    </w:p>
    <w:p>
      <w:pPr>
        <w:pStyle w:val="Normal"/>
        <w:numPr>
          <w:ilvl w:val="0"/>
          <w:numId w:val="3"/>
        </w:numPr>
        <w:bidi w:val="0"/>
        <w:jc w:val="left"/>
        <w:rPr>
          <w:rFonts w:ascii="Arial" w:hAnsi="Arial"/>
        </w:rPr>
      </w:pPr>
      <w:r>
        <w:rPr/>
      </w:r>
    </w:p>
    <w:p>
      <w:pPr>
        <w:pStyle w:val="Normal"/>
        <w:numPr>
          <w:ilvl w:val="0"/>
          <w:numId w:val="3"/>
        </w:numPr>
        <w:bidi w:val="0"/>
        <w:jc w:val="both"/>
        <w:rPr/>
      </w:pPr>
      <w:r>
        <w:rPr>
          <w:sz w:val="20"/>
          <w:szCs w:val="20"/>
        </w:rPr>
        <w:t xml:space="preserve">Über den Menüpunkt </w:t>
      </w:r>
      <w:r>
        <w:rPr>
          <w:b/>
          <w:bCs/>
          <w:sz w:val="20"/>
          <w:szCs w:val="20"/>
        </w:rPr>
        <w:t>Rechnung</w:t>
      </w:r>
      <w:r>
        <w:rPr>
          <w:sz w:val="20"/>
          <w:szCs w:val="20"/>
        </w:rPr>
        <w:t xml:space="preserve"> können Dateien mit Daten zum Erzeugen von Rechnungen erstellt werden. Außer</w:t>
        <w:softHyphen/>
        <w:t>dem bietet dieser Menüpunkt die Möglichkeit Überweisungsaufforderungen per E-Mail zu versenden.</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rPr>
      </w:pPr>
      <w:r>
        <w:rPr/>
        <w:drawing>
          <wp:anchor behindDoc="0" distT="0" distB="0" distL="0" distR="0" simplePos="0" locked="0" layoutInCell="0" allowOverlap="1" relativeHeight="64">
            <wp:simplePos x="0" y="0"/>
            <wp:positionH relativeFrom="column">
              <wp:posOffset>36195</wp:posOffset>
            </wp:positionH>
            <wp:positionV relativeFrom="paragraph">
              <wp:posOffset>46990</wp:posOffset>
            </wp:positionV>
            <wp:extent cx="3239770" cy="666115"/>
            <wp:effectExtent l="0" t="0" r="0" b="0"/>
            <wp:wrapTopAndBottom/>
            <wp:docPr id="50" name="Bild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54" descr=""/>
                    <pic:cNvPicPr>
                      <a:picLocks noChangeAspect="1" noChangeArrowheads="1"/>
                    </pic:cNvPicPr>
                  </pic:nvPicPr>
                  <pic:blipFill>
                    <a:blip r:embed="rId53"/>
                    <a:stretch>
                      <a:fillRect/>
                    </a:stretch>
                  </pic:blipFill>
                  <pic:spPr bwMode="auto">
                    <a:xfrm>
                      <a:off x="0" y="0"/>
                      <a:ext cx="3239770" cy="66611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left"/>
        <w:rPr>
          <w:sz w:val="20"/>
          <w:szCs w:val="20"/>
        </w:rPr>
      </w:pPr>
      <w:r>
        <w:rPr>
          <w:sz w:val="20"/>
          <w:szCs w:val="20"/>
        </w:rPr>
        <w:t>Nach dem Anklicken des Buttons „Rechnungsdaten bearbeiten“ erscheint die Ansicht des Moduls.</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rPr>
      </w:pPr>
      <w:r>
        <w:rPr/>
        <w:drawing>
          <wp:anchor behindDoc="0" distT="0" distB="0" distL="0" distR="0" simplePos="0" locked="0" layoutInCell="0" allowOverlap="1" relativeHeight="65">
            <wp:simplePos x="0" y="0"/>
            <wp:positionH relativeFrom="column">
              <wp:posOffset>25400</wp:posOffset>
            </wp:positionH>
            <wp:positionV relativeFrom="paragraph">
              <wp:posOffset>60960</wp:posOffset>
            </wp:positionV>
            <wp:extent cx="3239770" cy="1080135"/>
            <wp:effectExtent l="0" t="0" r="0" b="0"/>
            <wp:wrapTopAndBottom/>
            <wp:docPr id="51" name="Bild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55" descr=""/>
                    <pic:cNvPicPr>
                      <a:picLocks noChangeAspect="1" noChangeArrowheads="1"/>
                    </pic:cNvPicPr>
                  </pic:nvPicPr>
                  <pic:blipFill>
                    <a:blip r:embed="rId54"/>
                    <a:stretch>
                      <a:fillRect/>
                    </a:stretch>
                  </pic:blipFill>
                  <pic:spPr bwMode="auto">
                    <a:xfrm>
                      <a:off x="0" y="0"/>
                      <a:ext cx="3239770" cy="108013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left"/>
        <w:rPr>
          <w:sz w:val="20"/>
          <w:szCs w:val="20"/>
        </w:rPr>
      </w:pPr>
      <w:r>
        <w:rPr>
          <w:sz w:val="20"/>
          <w:szCs w:val="20"/>
        </w:rPr>
        <w:t xml:space="preserve">Die angezeigten Spalten (Profilfelder) können unter </w:t>
      </w:r>
      <w:r>
        <w:rPr>
          <w:i/>
          <w:iCs/>
          <w:sz w:val="20"/>
          <w:szCs w:val="20"/>
        </w:rPr>
        <w:t>→ Einstellungen – Ansichtsdefinitionen definiert werden.</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center"/>
        <w:rPr>
          <w:b/>
          <w:bCs/>
        </w:rPr>
      </w:pPr>
      <w:r>
        <w:rPr>
          <w:b/>
          <w:bCs/>
        </w:rPr>
      </w:r>
    </w:p>
    <w:p>
      <w:pPr>
        <w:pStyle w:val="Normal"/>
        <w:numPr>
          <w:ilvl w:val="0"/>
          <w:numId w:val="3"/>
        </w:numPr>
        <w:bidi w:val="0"/>
        <w:jc w:val="center"/>
        <w:rPr>
          <w:b/>
          <w:bCs/>
        </w:rPr>
      </w:pPr>
      <w:r>
        <w:rPr>
          <w:b/>
          <w:bCs/>
          <w:i w:val="false"/>
          <w:iCs w:val="false"/>
          <w:sz w:val="20"/>
          <w:szCs w:val="20"/>
        </w:rPr>
        <w:t>Hinweis</w:t>
      </w:r>
    </w:p>
    <w:p>
      <w:pPr>
        <w:pStyle w:val="Normal"/>
        <w:numPr>
          <w:ilvl w:val="0"/>
          <w:numId w:val="3"/>
        </w:numPr>
        <w:bidi w:val="0"/>
        <w:jc w:val="center"/>
        <w:rPr/>
      </w:pPr>
      <w:r>
        <w:rPr/>
      </w:r>
    </w:p>
    <w:p>
      <w:pPr>
        <w:pStyle w:val="Normal"/>
        <w:numPr>
          <w:ilvl w:val="0"/>
          <w:numId w:val="3"/>
        </w:numPr>
        <w:bidi w:val="0"/>
        <w:jc w:val="center"/>
        <w:rPr>
          <w:i/>
          <w:i/>
          <w:iCs/>
        </w:rPr>
      </w:pPr>
      <w:r>
        <w:rPr>
          <w:i/>
          <w:iCs/>
          <w:sz w:val="20"/>
          <w:szCs w:val="20"/>
        </w:rPr>
        <w:t xml:space="preserve">In diesem Modul werden nur Mitglieder angezeigt, bei denen </w:t>
      </w:r>
      <w:r>
        <w:rPr>
          <w:b/>
          <w:bCs/>
          <w:i/>
          <w:iCs/>
          <w:sz w:val="20"/>
          <w:szCs w:val="20"/>
        </w:rPr>
        <w:t>KEINE</w:t>
      </w:r>
      <w:r>
        <w:rPr>
          <w:i/>
          <w:iCs/>
          <w:sz w:val="20"/>
          <w:szCs w:val="20"/>
        </w:rPr>
        <w:t xml:space="preserve"> IBAN vorhanden ist.</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Heading3"/>
        <w:numPr>
          <w:ilvl w:val="2"/>
          <w:numId w:val="2"/>
        </w:numPr>
        <w:rPr/>
      </w:pPr>
      <w:bookmarkStart w:id="63" w:name="__RefHeading___Toc2031_223011361"/>
      <w:bookmarkEnd w:id="63"/>
      <w:r>
        <w:rPr/>
        <w:t>Der Button Export</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sz w:val="20"/>
          <w:szCs w:val="20"/>
        </w:rPr>
      </w:pPr>
      <w:r>
        <w:rPr>
          <w:i w:val="false"/>
          <w:iCs w:val="false"/>
          <w:sz w:val="20"/>
          <w:szCs w:val="20"/>
        </w:rPr>
        <w:t xml:space="preserve">Der Button Export erstellt anhand der markierten Mitglieder eine Datei mit Daten für Serienbriefe. </w:t>
      </w:r>
    </w:p>
    <w:p>
      <w:pPr>
        <w:pStyle w:val="Normal"/>
        <w:numPr>
          <w:ilvl w:val="0"/>
          <w:numId w:val="3"/>
        </w:numPr>
        <w:bidi w:val="0"/>
        <w:jc w:val="left"/>
        <w:rPr>
          <w:sz w:val="20"/>
          <w:szCs w:val="20"/>
        </w:rPr>
      </w:pPr>
      <w:r>
        <w:rPr>
          <w:sz w:val="20"/>
          <w:szCs w:val="20"/>
        </w:rPr>
      </w:r>
    </w:p>
    <w:p>
      <w:pPr>
        <w:pStyle w:val="Normal"/>
        <w:numPr>
          <w:ilvl w:val="0"/>
          <w:numId w:val="3"/>
        </w:numPr>
        <w:bidi w:val="0"/>
        <w:jc w:val="left"/>
        <w:rPr>
          <w:sz w:val="20"/>
          <w:szCs w:val="20"/>
        </w:rPr>
      </w:pPr>
      <w:r>
        <w:rPr>
          <w:i w:val="false"/>
          <w:iCs w:val="false"/>
          <w:sz w:val="20"/>
          <w:szCs w:val="20"/>
        </w:rPr>
        <w:t>Die Struktur der Datei ist fest kodiert.</w:t>
      </w:r>
    </w:p>
    <w:p>
      <w:pPr>
        <w:pStyle w:val="Normal"/>
        <w:numPr>
          <w:ilvl w:val="0"/>
          <w:numId w:val="3"/>
        </w:numPr>
        <w:bidi w:val="0"/>
        <w:jc w:val="left"/>
        <w:rPr>
          <w:rFonts w:ascii="Arial" w:hAnsi="Arial"/>
          <w:sz w:val="20"/>
          <w:szCs w:val="20"/>
        </w:rPr>
      </w:pPr>
      <w:r>
        <w:rPr>
          <w:sz w:val="20"/>
          <w:szCs w:val="20"/>
        </w:rPr>
      </w:r>
    </w:p>
    <w:p>
      <w:pPr>
        <w:pStyle w:val="Heading3"/>
        <w:numPr>
          <w:ilvl w:val="2"/>
          <w:numId w:val="2"/>
        </w:numPr>
        <w:rPr>
          <w:sz w:val="20"/>
          <w:szCs w:val="20"/>
        </w:rPr>
      </w:pPr>
      <w:r>
        <w:rPr>
          <w:sz w:val="20"/>
          <w:szCs w:val="20"/>
        </w:rPr>
      </w:r>
    </w:p>
    <w:p>
      <w:pPr>
        <w:pStyle w:val="Heading3"/>
        <w:numPr>
          <w:ilvl w:val="2"/>
          <w:numId w:val="2"/>
        </w:numPr>
        <w:rPr>
          <w:sz w:val="20"/>
          <w:szCs w:val="20"/>
        </w:rPr>
      </w:pPr>
      <w:bookmarkStart w:id="64" w:name="__RefHeading___Toc2033_223011361"/>
      <w:bookmarkEnd w:id="64"/>
      <w:r>
        <w:rPr/>
        <w:t>Der Button E-Mail</w:t>
      </w:r>
    </w:p>
    <w:p>
      <w:pPr>
        <w:pStyle w:val="Normal"/>
        <w:numPr>
          <w:ilvl w:val="0"/>
          <w:numId w:val="3"/>
        </w:numPr>
        <w:bidi w:val="0"/>
        <w:jc w:val="left"/>
        <w:rPr>
          <w:sz w:val="20"/>
          <w:szCs w:val="20"/>
        </w:rPr>
      </w:pPr>
      <w:r>
        <w:rPr>
          <w:sz w:val="20"/>
          <w:szCs w:val="20"/>
        </w:rPr>
      </w:r>
    </w:p>
    <w:p>
      <w:pPr>
        <w:pStyle w:val="Normal"/>
        <w:numPr>
          <w:ilvl w:val="0"/>
          <w:numId w:val="3"/>
        </w:numPr>
        <w:bidi w:val="0"/>
        <w:jc w:val="center"/>
        <w:rPr>
          <w:b/>
          <w:bCs/>
        </w:rPr>
      </w:pPr>
      <w:r>
        <w:rPr>
          <w:b/>
          <w:bCs/>
          <w:sz w:val="20"/>
          <w:szCs w:val="20"/>
        </w:rPr>
        <w:t>Hinweis</w:t>
      </w:r>
    </w:p>
    <w:p>
      <w:pPr>
        <w:pStyle w:val="Normal"/>
        <w:numPr>
          <w:ilvl w:val="0"/>
          <w:numId w:val="3"/>
        </w:numPr>
        <w:bidi w:val="0"/>
        <w:jc w:val="center"/>
        <w:rPr/>
      </w:pPr>
      <w:r>
        <w:rPr/>
      </w:r>
    </w:p>
    <w:p>
      <w:pPr>
        <w:pStyle w:val="Normal"/>
        <w:numPr>
          <w:ilvl w:val="0"/>
          <w:numId w:val="3"/>
        </w:numPr>
        <w:bidi w:val="0"/>
        <w:jc w:val="center"/>
        <w:rPr>
          <w:i/>
          <w:i/>
          <w:iCs/>
        </w:rPr>
      </w:pPr>
      <w:r>
        <w:rPr>
          <w:i/>
          <w:iCs/>
          <w:sz w:val="20"/>
          <w:szCs w:val="20"/>
        </w:rPr>
        <w:t>In Admidio können beliebig viele E-Mail-Profilfelder erzeugt werden. Findet in diesem Modul ein E-Mail-Ver</w:t>
        <w:softHyphen/>
        <w:t>sand über Checkboxen und den Butten E-Mail statt, so wird im ersten Schritt geprüft, ob eine Kontoinhaber-E-Mail-Adresse vorhanden ist. Wenn ja, wird an diese versendet. Ist diese leer, wird geprüft, ob eine Stan</w:t>
        <w:softHyphen/>
        <w:t xml:space="preserve">dard E-Mail-Adresse vorhanden ist. Wenn ja, wird an diese versendet. </w:t>
      </w:r>
    </w:p>
    <w:p>
      <w:pPr>
        <w:pStyle w:val="Normal"/>
        <w:numPr>
          <w:ilvl w:val="0"/>
          <w:numId w:val="3"/>
        </w:numPr>
        <w:bidi w:val="0"/>
        <w:jc w:val="center"/>
        <w:rPr>
          <w:i/>
          <w:i/>
          <w:iCs/>
        </w:rPr>
      </w:pPr>
      <w:r>
        <w:rPr>
          <w:i/>
          <w:iCs/>
        </w:rPr>
      </w:r>
    </w:p>
    <w:p>
      <w:pPr>
        <w:pStyle w:val="Normal"/>
        <w:numPr>
          <w:ilvl w:val="0"/>
          <w:numId w:val="3"/>
        </w:numPr>
        <w:bidi w:val="0"/>
        <w:jc w:val="center"/>
        <w:rPr>
          <w:i/>
          <w:i/>
          <w:iCs/>
        </w:rPr>
      </w:pPr>
      <w:r>
        <w:rPr>
          <w:i/>
          <w:iCs/>
          <w:sz w:val="20"/>
          <w:szCs w:val="20"/>
        </w:rPr>
        <w:t xml:space="preserve">Weitere Mail-Adressen werden nicht abgefragt. </w:t>
      </w:r>
    </w:p>
    <w:p>
      <w:pPr>
        <w:pStyle w:val="Normal"/>
        <w:numPr>
          <w:ilvl w:val="0"/>
          <w:numId w:val="3"/>
        </w:numPr>
        <w:bidi w:val="0"/>
        <w:jc w:val="center"/>
        <w:rPr>
          <w:i/>
          <w:i/>
          <w:iCs/>
        </w:rPr>
      </w:pPr>
      <w:r>
        <w:rPr>
          <w:i/>
          <w:iCs/>
        </w:rPr>
      </w:r>
    </w:p>
    <w:p>
      <w:pPr>
        <w:pStyle w:val="Normal"/>
        <w:numPr>
          <w:ilvl w:val="0"/>
          <w:numId w:val="3"/>
        </w:numPr>
        <w:bidi w:val="0"/>
        <w:jc w:val="center"/>
        <w:rPr>
          <w:i/>
          <w:i/>
          <w:iCs/>
        </w:rPr>
      </w:pPr>
      <w:r>
        <w:rPr>
          <w:i/>
          <w:iCs/>
          <w:sz w:val="20"/>
          <w:szCs w:val="20"/>
        </w:rPr>
        <w:t>Zusätzliche E-Mail-Adressen können jedoch über → Einstellungen – Ansichtsdefinitionen – Rechnung einge</w:t>
        <w:softHyphen/>
        <w:t>blendet werden. Ein Versand ist dann über das „Briefsymbol“ möglich.</w:t>
      </w:r>
    </w:p>
    <w:p>
      <w:pPr>
        <w:pStyle w:val="Normal"/>
        <w:numPr>
          <w:ilvl w:val="0"/>
          <w:numId w:val="3"/>
        </w:numPr>
        <w:bidi w:val="0"/>
        <w:jc w:val="left"/>
        <w:rPr>
          <w:sz w:val="20"/>
          <w:szCs w:val="20"/>
        </w:rPr>
      </w:pPr>
      <w:r>
        <w:rPr>
          <w:sz w:val="20"/>
          <w:szCs w:val="20"/>
        </w:rPr>
      </w:r>
    </w:p>
    <w:p>
      <w:pPr>
        <w:pStyle w:val="Normal"/>
        <w:numPr>
          <w:ilvl w:val="0"/>
          <w:numId w:val="3"/>
        </w:numPr>
        <w:bidi w:val="0"/>
        <w:jc w:val="both"/>
        <w:rPr>
          <w:rFonts w:ascii="Arial" w:hAnsi="Arial"/>
          <w:sz w:val="20"/>
          <w:szCs w:val="20"/>
        </w:rPr>
      </w:pPr>
      <w:r>
        <w:rPr>
          <w:sz w:val="20"/>
          <w:szCs w:val="20"/>
        </w:rPr>
      </w:r>
    </w:p>
    <w:p>
      <w:pPr>
        <w:pStyle w:val="Normal"/>
        <w:widowControl/>
        <w:numPr>
          <w:ilvl w:val="0"/>
          <w:numId w:val="0"/>
        </w:numPr>
        <w:suppressAutoHyphens w:val="true"/>
        <w:overflowPunct w:val="true"/>
        <w:bidi w:val="0"/>
        <w:ind w:hanging="0" w:left="0"/>
        <w:jc w:val="both"/>
        <w:rPr>
          <w:sz w:val="20"/>
          <w:szCs w:val="20"/>
        </w:rPr>
      </w:pPr>
      <w:r>
        <w:rPr>
          <w:sz w:val="20"/>
          <w:szCs w:val="20"/>
        </w:rPr>
      </w:r>
      <w:r>
        <w:br w:type="page"/>
      </w:r>
    </w:p>
    <w:p>
      <w:pPr>
        <w:pStyle w:val="Normal"/>
        <w:numPr>
          <w:ilvl w:val="0"/>
          <w:numId w:val="3"/>
        </w:numPr>
        <w:bidi w:val="0"/>
        <w:spacing w:before="0" w:after="0"/>
        <w:jc w:val="both"/>
        <w:rPr/>
      </w:pPr>
      <w:r>
        <w:rPr>
          <w:sz w:val="20"/>
          <w:szCs w:val="20"/>
        </w:rPr>
        <w:t>Beispiel:</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both"/>
        <w:rPr>
          <w:rFonts w:ascii="Arial" w:hAnsi="Arial"/>
        </w:rPr>
      </w:pPr>
      <w:r>
        <w:rPr>
          <w:sz w:val="20"/>
          <w:szCs w:val="20"/>
        </w:rPr>
        <w:t xml:space="preserve">E-Mail an ein markiertes Mitglied </w:t>
      </w:r>
    </w:p>
    <w:p>
      <w:pPr>
        <w:pStyle w:val="Normal"/>
        <w:numPr>
          <w:ilvl w:val="0"/>
          <w:numId w:val="3"/>
        </w:numPr>
        <w:bidi w:val="0"/>
        <w:jc w:val="left"/>
        <w:rPr>
          <w:rFonts w:ascii="Arial" w:hAnsi="Arial"/>
        </w:rPr>
      </w:pPr>
      <w:r>
        <w:rPr/>
        <w:drawing>
          <wp:anchor behindDoc="0" distT="0" distB="0" distL="0" distR="0" simplePos="0" locked="0" layoutInCell="0" allowOverlap="1" relativeHeight="66">
            <wp:simplePos x="0" y="0"/>
            <wp:positionH relativeFrom="column">
              <wp:posOffset>36195</wp:posOffset>
            </wp:positionH>
            <wp:positionV relativeFrom="paragraph">
              <wp:posOffset>97155</wp:posOffset>
            </wp:positionV>
            <wp:extent cx="2879725" cy="1087120"/>
            <wp:effectExtent l="0" t="0" r="0" b="0"/>
            <wp:wrapSquare wrapText="bothSides"/>
            <wp:docPr id="52" name="Bild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56" descr=""/>
                    <pic:cNvPicPr>
                      <a:picLocks noChangeAspect="1" noChangeArrowheads="1"/>
                    </pic:cNvPicPr>
                  </pic:nvPicPr>
                  <pic:blipFill>
                    <a:blip r:embed="rId55"/>
                    <a:stretch>
                      <a:fillRect/>
                    </a:stretch>
                  </pic:blipFill>
                  <pic:spPr bwMode="auto">
                    <a:xfrm>
                      <a:off x="0" y="0"/>
                      <a:ext cx="2879725" cy="1087120"/>
                    </a:xfrm>
                    <a:prstGeom prst="rect">
                      <a:avLst/>
                    </a:prstGeom>
                  </pic:spPr>
                </pic:pic>
              </a:graphicData>
            </a:graphic>
          </wp:anchor>
        </w:drawing>
        <w:drawing>
          <wp:anchor behindDoc="0" distT="0" distB="0" distL="0" distR="0" simplePos="0" locked="0" layoutInCell="0" allowOverlap="1" relativeHeight="67">
            <wp:simplePos x="0" y="0"/>
            <wp:positionH relativeFrom="column">
              <wp:posOffset>3282950</wp:posOffset>
            </wp:positionH>
            <wp:positionV relativeFrom="paragraph">
              <wp:posOffset>82550</wp:posOffset>
            </wp:positionV>
            <wp:extent cx="2879725" cy="4064635"/>
            <wp:effectExtent l="0" t="0" r="0" b="0"/>
            <wp:wrapSquare wrapText="bothSides"/>
            <wp:docPr id="53" name="Bild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ild57" descr=""/>
                    <pic:cNvPicPr>
                      <a:picLocks noChangeAspect="1" noChangeArrowheads="1"/>
                    </pic:cNvPicPr>
                  </pic:nvPicPr>
                  <pic:blipFill>
                    <a:blip r:embed="rId56"/>
                    <a:stretch>
                      <a:fillRect/>
                    </a:stretch>
                  </pic:blipFill>
                  <pic:spPr bwMode="auto">
                    <a:xfrm>
                      <a:off x="0" y="0"/>
                      <a:ext cx="2879725" cy="406463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sz w:val="20"/>
          <w:szCs w:val="20"/>
        </w:rPr>
        <w:t>Der Nachrichtentext enthält eindeutige Angaben, da die Nachricht nur an eine Person gesendet wird.</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pPr>
      <w:r>
        <w:rPr>
          <w:sz w:val="20"/>
          <w:szCs w:val="20"/>
        </w:rPr>
        <w:t>Beispiel:</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both"/>
        <w:rPr>
          <w:rFonts w:ascii="Arial" w:hAnsi="Arial"/>
        </w:rPr>
      </w:pPr>
      <w:r>
        <w:drawing>
          <wp:anchor behindDoc="0" distT="0" distB="0" distL="0" distR="0" simplePos="0" locked="0" layoutInCell="0" allowOverlap="1" relativeHeight="69">
            <wp:simplePos x="0" y="0"/>
            <wp:positionH relativeFrom="column">
              <wp:posOffset>3325495</wp:posOffset>
            </wp:positionH>
            <wp:positionV relativeFrom="paragraph">
              <wp:posOffset>97155</wp:posOffset>
            </wp:positionV>
            <wp:extent cx="2879725" cy="4024630"/>
            <wp:effectExtent l="0" t="0" r="0" b="0"/>
            <wp:wrapSquare wrapText="bothSides"/>
            <wp:docPr id="54" name="Bild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59" descr=""/>
                    <pic:cNvPicPr>
                      <a:picLocks noChangeAspect="1" noChangeArrowheads="1"/>
                    </pic:cNvPicPr>
                  </pic:nvPicPr>
                  <pic:blipFill>
                    <a:blip r:embed="rId57"/>
                    <a:stretch>
                      <a:fillRect/>
                    </a:stretch>
                  </pic:blipFill>
                  <pic:spPr bwMode="auto">
                    <a:xfrm>
                      <a:off x="0" y="0"/>
                      <a:ext cx="2879725" cy="4024630"/>
                    </a:xfrm>
                    <a:prstGeom prst="rect">
                      <a:avLst/>
                    </a:prstGeom>
                  </pic:spPr>
                </pic:pic>
              </a:graphicData>
            </a:graphic>
          </wp:anchor>
        </w:drawing>
      </w:r>
      <w:r>
        <w:rPr>
          <w:sz w:val="20"/>
          <w:szCs w:val="20"/>
        </w:rPr>
        <w:t xml:space="preserve">E-Mail an mehrere markierte Mitglieder </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68">
            <wp:simplePos x="0" y="0"/>
            <wp:positionH relativeFrom="column">
              <wp:posOffset>3810</wp:posOffset>
            </wp:positionH>
            <wp:positionV relativeFrom="paragraph">
              <wp:posOffset>125730</wp:posOffset>
            </wp:positionV>
            <wp:extent cx="2879725" cy="1080135"/>
            <wp:effectExtent l="0" t="0" r="0" b="0"/>
            <wp:wrapSquare wrapText="bothSides"/>
            <wp:docPr id="55" name="Bild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58" descr=""/>
                    <pic:cNvPicPr>
                      <a:picLocks noChangeAspect="1" noChangeArrowheads="1"/>
                    </pic:cNvPicPr>
                  </pic:nvPicPr>
                  <pic:blipFill>
                    <a:blip r:embed="rId58"/>
                    <a:stretch>
                      <a:fillRect/>
                    </a:stretch>
                  </pic:blipFill>
                  <pic:spPr bwMode="auto">
                    <a:xfrm>
                      <a:off x="0" y="0"/>
                      <a:ext cx="2879725" cy="108013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sz w:val="20"/>
          <w:szCs w:val="20"/>
        </w:rPr>
        <w:t>Der Nachrichtentext enthält Platzhalter. Diese werden erst nach Betätigen des Buttons „Abschicken“ ersetzt.</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r>
        <w:br w:type="page"/>
      </w:r>
    </w:p>
    <w:p>
      <w:pPr>
        <w:pStyle w:val="Heading1"/>
        <w:numPr>
          <w:ilvl w:val="1"/>
          <w:numId w:val="3"/>
        </w:numPr>
        <w:spacing w:before="0" w:after="120"/>
        <w:rPr>
          <w:rFonts w:ascii="Arial" w:hAnsi="Arial"/>
        </w:rPr>
      </w:pPr>
      <w:bookmarkStart w:id="65" w:name="__RefHeading___Toc1828_3856073189"/>
      <w:bookmarkEnd w:id="65"/>
      <w:r>
        <w:rPr/>
        <w:t>Mandatsverwaltung</w:t>
      </w:r>
    </w:p>
    <w:p>
      <w:pPr>
        <w:pStyle w:val="BodyText"/>
        <w:rPr>
          <w:rFonts w:ascii="Arial" w:hAnsi="Arial"/>
        </w:rPr>
      </w:pPr>
      <w:r>
        <w:rPr/>
      </w:r>
    </w:p>
    <w:p>
      <w:pPr>
        <w:pStyle w:val="Heading2"/>
        <w:numPr>
          <w:ilvl w:val="1"/>
          <w:numId w:val="3"/>
        </w:numPr>
        <w:rPr>
          <w:rFonts w:ascii="Arial" w:hAnsi="Arial"/>
        </w:rPr>
      </w:pPr>
      <w:bookmarkStart w:id="66" w:name="__RefHeading___Toc1218_2975391565"/>
      <w:bookmarkEnd w:id="66"/>
      <w:r>
        <w:rPr/>
        <w:t>Mandatsreferenzen erzeugen</w:t>
      </w:r>
    </w:p>
    <w:p>
      <w:pPr>
        <w:pStyle w:val="Normal"/>
        <w:bidi w:val="0"/>
        <w:jc w:val="left"/>
        <w:rPr>
          <w:rFonts w:ascii="Arial" w:hAnsi="Arial"/>
        </w:rPr>
      </w:pPr>
      <w:r>
        <w:rPr/>
        <w:drawing>
          <wp:anchor behindDoc="0" distT="0" distB="0" distL="0" distR="0" simplePos="0" locked="0" layoutInCell="0" allowOverlap="1" relativeHeight="73">
            <wp:simplePos x="0" y="0"/>
            <wp:positionH relativeFrom="column">
              <wp:posOffset>21590</wp:posOffset>
            </wp:positionH>
            <wp:positionV relativeFrom="paragraph">
              <wp:posOffset>111760</wp:posOffset>
            </wp:positionV>
            <wp:extent cx="3239770" cy="1043940"/>
            <wp:effectExtent l="0" t="0" r="0" b="0"/>
            <wp:wrapTopAndBottom/>
            <wp:docPr id="56" name="Bild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d35" descr=""/>
                    <pic:cNvPicPr>
                      <a:picLocks noChangeAspect="1" noChangeArrowheads="1"/>
                    </pic:cNvPicPr>
                  </pic:nvPicPr>
                  <pic:blipFill>
                    <a:blip r:embed="rId59"/>
                    <a:stretch>
                      <a:fillRect/>
                    </a:stretch>
                  </pic:blipFill>
                  <pic:spPr bwMode="auto">
                    <a:xfrm>
                      <a:off x="0" y="0"/>
                      <a:ext cx="3239770" cy="1043940"/>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 xml:space="preserve">Hiermit können Mandatsreferenzen abhängig von den Vorgaben in </w:t>
      </w:r>
      <w:r>
        <w:rPr>
          <w:i/>
          <w:iCs/>
          <w:sz w:val="20"/>
          <w:szCs w:val="20"/>
        </w:rPr>
        <w:t>→ Einstellungen-Mandatsverwaltung</w:t>
      </w:r>
      <w:r>
        <w:rPr>
          <w:sz w:val="20"/>
          <w:szCs w:val="20"/>
        </w:rPr>
        <w:t xml:space="preserve"> er</w:t>
        <w:softHyphen/>
        <w:t>zeugt werden.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Nach dem Anklicken des Buttons „Mandatsreferenzen erzeugen“ erscheint zuerst eine Voransicht.</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74">
            <wp:simplePos x="0" y="0"/>
            <wp:positionH relativeFrom="column">
              <wp:posOffset>46990</wp:posOffset>
            </wp:positionH>
            <wp:positionV relativeFrom="paragraph">
              <wp:posOffset>60960</wp:posOffset>
            </wp:positionV>
            <wp:extent cx="3239770" cy="1583690"/>
            <wp:effectExtent l="0" t="0" r="0" b="0"/>
            <wp:wrapTopAndBottom/>
            <wp:docPr id="57"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ld36" descr=""/>
                    <pic:cNvPicPr>
                      <a:picLocks noChangeAspect="1" noChangeArrowheads="1"/>
                    </pic:cNvPicPr>
                  </pic:nvPicPr>
                  <pic:blipFill>
                    <a:blip r:embed="rId60"/>
                    <a:stretch>
                      <a:fillRect/>
                    </a:stretch>
                  </pic:blipFill>
                  <pic:spPr bwMode="auto">
                    <a:xfrm>
                      <a:off x="0" y="0"/>
                      <a:ext cx="3239770" cy="1583690"/>
                    </a:xfrm>
                    <a:prstGeom prst="rect">
                      <a:avLst/>
                    </a:prstGeom>
                  </pic:spPr>
                </pic:pic>
              </a:graphicData>
            </a:graphic>
          </wp:anchor>
        </w:drawing>
      </w:r>
    </w:p>
    <w:p>
      <w:pPr>
        <w:pStyle w:val="Normal"/>
        <w:bidi w:val="0"/>
        <w:jc w:val="left"/>
        <w:rPr>
          <w:rFonts w:ascii="Arial" w:hAnsi="Arial"/>
        </w:rPr>
      </w:pPr>
      <w:r>
        <w:rPr/>
      </w:r>
    </w:p>
    <w:p>
      <w:pPr>
        <w:pStyle w:val="Normal"/>
        <w:numPr>
          <w:ilvl w:val="2"/>
          <w:numId w:val="2"/>
        </w:numPr>
        <w:bidi w:val="0"/>
        <w:jc w:val="left"/>
        <w:rPr>
          <w:sz w:val="20"/>
          <w:szCs w:val="20"/>
        </w:rPr>
      </w:pPr>
      <w:r>
        <w:rPr>
          <w:sz w:val="20"/>
          <w:szCs w:val="20"/>
        </w:rPr>
        <w:t>Erst nach dem Anklicken von „Speichern“ werden die neuen Mandatsreferenzen gespeichert.</w:t>
      </w:r>
    </w:p>
    <w:p>
      <w:pPr>
        <w:pStyle w:val="Normal"/>
        <w:numPr>
          <w:ilvl w:val="2"/>
          <w:numId w:val="2"/>
        </w:numPr>
        <w:bidi w:val="0"/>
        <w:jc w:val="left"/>
        <w:rPr>
          <w:rFonts w:ascii="Arial" w:hAnsi="Arial"/>
        </w:rPr>
      </w:pPr>
      <w:r>
        <w:rPr/>
      </w:r>
    </w:p>
    <w:p>
      <w:pPr>
        <w:pStyle w:val="Heading2"/>
        <w:widowControl/>
        <w:numPr>
          <w:ilvl w:val="0"/>
          <w:numId w:val="0"/>
        </w:numPr>
        <w:suppressAutoHyphens w:val="true"/>
        <w:overflowPunct w:val="true"/>
        <w:ind w:hanging="0" w:left="0"/>
        <w:jc w:val="left"/>
        <w:rPr>
          <w:rFonts w:ascii="Arial" w:hAnsi="Arial"/>
        </w:rPr>
      </w:pPr>
      <w:r>
        <w:rPr>
          <w:rFonts w:ascii="Arial" w:hAnsi="Arial"/>
        </w:rPr>
      </w:r>
      <w:r>
        <w:br w:type="page"/>
      </w:r>
    </w:p>
    <w:p>
      <w:pPr>
        <w:pStyle w:val="Heading2"/>
        <w:numPr>
          <w:ilvl w:val="1"/>
          <w:numId w:val="3"/>
        </w:numPr>
        <w:spacing w:before="0" w:after="120"/>
        <w:rPr>
          <w:rFonts w:ascii="Arial" w:hAnsi="Arial"/>
        </w:rPr>
      </w:pPr>
      <w:bookmarkStart w:id="67" w:name="__RefHeading___Toc1220_2975391565"/>
      <w:bookmarkEnd w:id="67"/>
      <w:r>
        <w:rPr/>
        <w:t>Mandate bearbeiten</w:t>
      </w:r>
    </w:p>
    <w:p>
      <w:pPr>
        <w:pStyle w:val="BodyTex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75">
            <wp:simplePos x="0" y="0"/>
            <wp:positionH relativeFrom="column">
              <wp:posOffset>6985</wp:posOffset>
            </wp:positionH>
            <wp:positionV relativeFrom="paragraph">
              <wp:posOffset>-107950</wp:posOffset>
            </wp:positionV>
            <wp:extent cx="3239770" cy="950595"/>
            <wp:effectExtent l="0" t="0" r="0" b="0"/>
            <wp:wrapTopAndBottom/>
            <wp:docPr id="58"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d37" descr=""/>
                    <pic:cNvPicPr>
                      <a:picLocks noChangeAspect="1" noChangeArrowheads="1"/>
                    </pic:cNvPicPr>
                  </pic:nvPicPr>
                  <pic:blipFill>
                    <a:blip r:embed="rId61"/>
                    <a:stretch>
                      <a:fillRect/>
                    </a:stretch>
                  </pic:blipFill>
                  <pic:spPr bwMode="auto">
                    <a:xfrm>
                      <a:off x="0" y="0"/>
                      <a:ext cx="3239770" cy="950595"/>
                    </a:xfrm>
                    <a:prstGeom prst="rect">
                      <a:avLst/>
                    </a:prstGeom>
                  </pic:spPr>
                </pic:pic>
              </a:graphicData>
            </a:graphic>
          </wp:anchor>
        </w:drawing>
      </w:r>
    </w:p>
    <w:p>
      <w:pPr>
        <w:pStyle w:val="Normal"/>
        <w:bidi w:val="0"/>
        <w:jc w:val="left"/>
        <w:rPr>
          <w:sz w:val="20"/>
          <w:szCs w:val="20"/>
        </w:rPr>
      </w:pPr>
      <w:r>
        <w:rPr>
          <w:sz w:val="20"/>
          <w:szCs w:val="20"/>
        </w:rPr>
        <w:t>Über diesen Menüpunkt kann ein Mandatsdatum gesetzt oder eine Mandatsänderung durchgeführt werden.</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Die Ansicht Mandate.</w:t>
      </w:r>
    </w:p>
    <w:p>
      <w:pPr>
        <w:pStyle w:val="Normal"/>
        <w:bidi w:val="0"/>
        <w:jc w:val="left"/>
        <w:rPr>
          <w:rFonts w:ascii="Arial" w:hAnsi="Arial"/>
        </w:rPr>
      </w:pPr>
      <w:r>
        <w:rPr/>
        <w:drawing>
          <wp:anchor behindDoc="0" distT="0" distB="0" distL="0" distR="0" simplePos="0" locked="0" layoutInCell="0" allowOverlap="1" relativeHeight="76">
            <wp:simplePos x="0" y="0"/>
            <wp:positionH relativeFrom="column">
              <wp:posOffset>50165</wp:posOffset>
            </wp:positionH>
            <wp:positionV relativeFrom="paragraph">
              <wp:posOffset>97155</wp:posOffset>
            </wp:positionV>
            <wp:extent cx="3239770" cy="1216660"/>
            <wp:effectExtent l="0" t="0" r="0" b="0"/>
            <wp:wrapTopAndBottom/>
            <wp:docPr id="59" name="Bild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38" descr=""/>
                    <pic:cNvPicPr>
                      <a:picLocks noChangeAspect="1" noChangeArrowheads="1"/>
                    </pic:cNvPicPr>
                  </pic:nvPicPr>
                  <pic:blipFill>
                    <a:blip r:embed="rId62"/>
                    <a:stretch>
                      <a:fillRect/>
                    </a:stretch>
                  </pic:blipFill>
                  <pic:spPr bwMode="auto">
                    <a:xfrm>
                      <a:off x="0" y="0"/>
                      <a:ext cx="3239770" cy="1216660"/>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Die Ansicht Mandatsänderung wird über den Button "Mandatsänderung" aufgerufen.</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77">
            <wp:simplePos x="0" y="0"/>
            <wp:positionH relativeFrom="column">
              <wp:posOffset>57785</wp:posOffset>
            </wp:positionH>
            <wp:positionV relativeFrom="paragraph">
              <wp:posOffset>75565</wp:posOffset>
            </wp:positionV>
            <wp:extent cx="3239770" cy="662305"/>
            <wp:effectExtent l="0" t="0" r="0" b="0"/>
            <wp:wrapTopAndBottom/>
            <wp:docPr id="60" name="Bild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ld39" descr=""/>
                    <pic:cNvPicPr>
                      <a:picLocks noChangeAspect="1" noChangeArrowheads="1"/>
                    </pic:cNvPicPr>
                  </pic:nvPicPr>
                  <pic:blipFill>
                    <a:blip r:embed="rId63"/>
                    <a:stretch>
                      <a:fillRect/>
                    </a:stretch>
                  </pic:blipFill>
                  <pic:spPr bwMode="auto">
                    <a:xfrm>
                      <a:off x="0" y="0"/>
                      <a:ext cx="3239770" cy="662305"/>
                    </a:xfrm>
                    <a:prstGeom prst="rect">
                      <a:avLst/>
                    </a:prstGeom>
                  </pic:spPr>
                </pic:pic>
              </a:graphicData>
            </a:graphic>
          </wp:anchor>
        </w:drawing>
      </w:r>
    </w:p>
    <w:p>
      <w:pPr>
        <w:pStyle w:val="Normal"/>
        <w:bidi w:val="0"/>
        <w:jc w:val="left"/>
        <w:rPr>
          <w:rFonts w:ascii="Arial" w:hAnsi="Arial"/>
        </w:rPr>
      </w:pPr>
      <w:r>
        <w:rPr/>
      </w:r>
    </w:p>
    <w:p>
      <w:pPr>
        <w:pStyle w:val="Normal"/>
        <w:bidi w:val="0"/>
        <w:jc w:val="center"/>
        <w:rPr>
          <w:sz w:val="20"/>
          <w:szCs w:val="20"/>
        </w:rPr>
      </w:pPr>
      <w:r>
        <w:rPr>
          <w:b/>
          <w:bCs/>
          <w:sz w:val="20"/>
          <w:szCs w:val="20"/>
        </w:rPr>
        <w:t>Hinweis</w:t>
      </w:r>
    </w:p>
    <w:p>
      <w:pPr>
        <w:pStyle w:val="Normal"/>
        <w:bidi w:val="0"/>
        <w:jc w:val="left"/>
        <w:rPr>
          <w:rFonts w:ascii="Arial" w:hAnsi="Arial"/>
          <w:sz w:val="20"/>
          <w:szCs w:val="20"/>
        </w:rPr>
      </w:pPr>
      <w:r>
        <w:rPr>
          <w:sz w:val="20"/>
          <w:szCs w:val="20"/>
        </w:rPr>
      </w:r>
    </w:p>
    <w:p>
      <w:pPr>
        <w:pStyle w:val="Normal"/>
        <w:bidi w:val="0"/>
        <w:jc w:val="center"/>
        <w:rPr/>
      </w:pPr>
      <w:r>
        <w:rPr>
          <w:i/>
          <w:iCs/>
          <w:sz w:val="20"/>
          <w:szCs w:val="20"/>
        </w:rPr>
        <w:t>Mandatsänderungen sind erforderlich, sofern sich Mandatsdaten gegenüber dem letzten Einzug geändert haben.</w:t>
      </w:r>
    </w:p>
    <w:p>
      <w:pPr>
        <w:pStyle w:val="Normal"/>
        <w:bidi w:val="0"/>
        <w:jc w:val="center"/>
        <w:rPr>
          <w:rFonts w:ascii="Arial" w:hAnsi="Arial"/>
          <w:sz w:val="20"/>
          <w:szCs w:val="20"/>
        </w:rPr>
      </w:pPr>
      <w:r>
        <w:rPr>
          <w:sz w:val="20"/>
          <w:szCs w:val="20"/>
        </w:rPr>
        <w:drawing>
          <wp:anchor behindDoc="0" distT="0" distB="0" distL="0" distR="0" simplePos="0" locked="0" layoutInCell="0" allowOverlap="1" relativeHeight="78">
            <wp:simplePos x="0" y="0"/>
            <wp:positionH relativeFrom="column">
              <wp:posOffset>75565</wp:posOffset>
            </wp:positionH>
            <wp:positionV relativeFrom="paragraph">
              <wp:posOffset>158750</wp:posOffset>
            </wp:positionV>
            <wp:extent cx="3239770" cy="2786380"/>
            <wp:effectExtent l="0" t="0" r="0" b="0"/>
            <wp:wrapTopAndBottom/>
            <wp:docPr id="61" name="Bild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ld40" descr=""/>
                    <pic:cNvPicPr>
                      <a:picLocks noChangeAspect="1" noChangeArrowheads="1"/>
                    </pic:cNvPicPr>
                  </pic:nvPicPr>
                  <pic:blipFill>
                    <a:blip r:embed="rId64"/>
                    <a:stretch>
                      <a:fillRect/>
                    </a:stretch>
                  </pic:blipFill>
                  <pic:spPr bwMode="auto">
                    <a:xfrm>
                      <a:off x="0" y="0"/>
                      <a:ext cx="3239770" cy="2786380"/>
                    </a:xfrm>
                    <a:prstGeom prst="rect">
                      <a:avLst/>
                    </a:prstGeom>
                  </pic:spPr>
                </pic:pic>
              </a:graphicData>
            </a:graphic>
          </wp:anchor>
        </w:drawing>
      </w:r>
    </w:p>
    <w:p>
      <w:pPr>
        <w:pStyle w:val="Normal"/>
        <w:bidi w:val="0"/>
        <w:jc w:val="left"/>
        <w:rPr>
          <w:sz w:val="20"/>
          <w:szCs w:val="20"/>
        </w:rPr>
      </w:pPr>
      <w:r>
        <w:rPr>
          <w:sz w:val="20"/>
          <w:szCs w:val="20"/>
        </w:rPr>
      </w:r>
    </w:p>
    <w:p>
      <w:pPr>
        <w:pStyle w:val="Normal"/>
        <w:bidi w:val="0"/>
        <w:jc w:val="left"/>
        <w:rPr>
          <w:sz w:val="20"/>
          <w:szCs w:val="20"/>
        </w:rPr>
      </w:pPr>
      <w:r>
        <w:rPr>
          <w:sz w:val="20"/>
          <w:szCs w:val="20"/>
        </w:rPr>
        <w:t>Die Mandatsänderung für Zahlungspflichtige.</w:t>
      </w:r>
      <w:r>
        <w:br w:type="page"/>
      </w:r>
    </w:p>
    <w:p>
      <w:pPr>
        <w:pStyle w:val="Heading1"/>
        <w:numPr>
          <w:ilvl w:val="0"/>
          <w:numId w:val="3"/>
        </w:numPr>
        <w:spacing w:before="0" w:after="120"/>
        <w:rPr>
          <w:rFonts w:ascii="Arial" w:hAnsi="Arial"/>
        </w:rPr>
      </w:pPr>
      <w:bookmarkStart w:id="68" w:name="__RefHeading___Toc1830_3856073189"/>
      <w:bookmarkEnd w:id="68"/>
      <w:r>
        <w:rPr/>
        <w:t>Optionen</w:t>
      </w:r>
    </w:p>
    <w:p>
      <w:pPr>
        <w:pStyle w:val="BodyText"/>
        <w:rPr>
          <w:rFonts w:ascii="Arial" w:hAnsi="Arial"/>
        </w:rPr>
      </w:pPr>
      <w:r>
        <w:rPr/>
      </w:r>
    </w:p>
    <w:p>
      <w:pPr>
        <w:pStyle w:val="Heading2"/>
        <w:numPr>
          <w:ilvl w:val="1"/>
          <w:numId w:val="3"/>
        </w:numPr>
        <w:rPr>
          <w:rFonts w:ascii="Arial" w:hAnsi="Arial"/>
        </w:rPr>
      </w:pPr>
      <w:bookmarkStart w:id="69" w:name="__RefHeading___Toc1230_2975391565"/>
      <w:bookmarkEnd w:id="69"/>
      <w:r>
        <w:rPr/>
        <w:t>Mitgliedsnummer(n) erzeugen</w:t>
      </w:r>
    </w:p>
    <w:p>
      <w:pPr>
        <w:pStyle w:val="Normal"/>
        <w:bidi w:val="0"/>
        <w:jc w:val="left"/>
        <w:rPr>
          <w:rFonts w:ascii="Arial" w:hAnsi="Arial"/>
        </w:rPr>
      </w:pPr>
      <w:r>
        <w:rPr/>
        <w:drawing>
          <wp:anchor behindDoc="0" distT="0" distB="0" distL="0" distR="0" simplePos="0" locked="0" layoutInCell="0" allowOverlap="1" relativeHeight="79">
            <wp:simplePos x="0" y="0"/>
            <wp:positionH relativeFrom="column">
              <wp:posOffset>158115</wp:posOffset>
            </wp:positionH>
            <wp:positionV relativeFrom="paragraph">
              <wp:posOffset>97155</wp:posOffset>
            </wp:positionV>
            <wp:extent cx="3239770" cy="2127885"/>
            <wp:effectExtent l="0" t="0" r="0" b="0"/>
            <wp:wrapTopAndBottom/>
            <wp:docPr id="62" name="Bild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d60" descr=""/>
                    <pic:cNvPicPr>
                      <a:picLocks noChangeAspect="1" noChangeArrowheads="1"/>
                    </pic:cNvPicPr>
                  </pic:nvPicPr>
                  <pic:blipFill>
                    <a:blip r:embed="rId65"/>
                    <a:stretch>
                      <a:fillRect/>
                    </a:stretch>
                  </pic:blipFill>
                  <pic:spPr bwMode="auto">
                    <a:xfrm>
                      <a:off x="0" y="0"/>
                      <a:ext cx="3239770" cy="2127885"/>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Über diesen Menüpunkt können Mitgliedsnummern für aktive Mitglieder der aktuellen Organisation erstellt werden.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Nach dem Anklicken des Buttons „Mitgliedsnummer(n) erzeugen“ erscheint zuerst eine Voransicht.</w:t>
      </w:r>
    </w:p>
    <w:p>
      <w:pPr>
        <w:pStyle w:val="Normal"/>
        <w:bidi w:val="0"/>
        <w:jc w:val="left"/>
        <w:rPr>
          <w:rFonts w:ascii="Arial" w:hAnsi="Arial"/>
          <w:sz w:val="20"/>
          <w:szCs w:val="20"/>
        </w:rPr>
      </w:pPr>
      <w:r>
        <w:rPr>
          <w:sz w:val="20"/>
          <w:szCs w:val="20"/>
        </w:rPr>
        <w:drawing>
          <wp:anchor behindDoc="0" distT="0" distB="0" distL="0" distR="0" simplePos="0" locked="0" layoutInCell="0" allowOverlap="1" relativeHeight="80">
            <wp:simplePos x="0" y="0"/>
            <wp:positionH relativeFrom="column">
              <wp:posOffset>28575</wp:posOffset>
            </wp:positionH>
            <wp:positionV relativeFrom="paragraph">
              <wp:posOffset>92710</wp:posOffset>
            </wp:positionV>
            <wp:extent cx="3239770" cy="1781810"/>
            <wp:effectExtent l="0" t="0" r="0" b="0"/>
            <wp:wrapTopAndBottom/>
            <wp:docPr id="63" name="Bild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ld61" descr=""/>
                    <pic:cNvPicPr>
                      <a:picLocks noChangeAspect="1" noChangeArrowheads="1"/>
                    </pic:cNvPicPr>
                  </pic:nvPicPr>
                  <pic:blipFill>
                    <a:blip r:embed="rId66"/>
                    <a:stretch>
                      <a:fillRect/>
                    </a:stretch>
                  </pic:blipFill>
                  <pic:spPr bwMode="auto">
                    <a:xfrm>
                      <a:off x="0" y="0"/>
                      <a:ext cx="3239770" cy="1781810"/>
                    </a:xfrm>
                    <a:prstGeom prst="rect">
                      <a:avLst/>
                    </a:prstGeom>
                  </pic:spPr>
                </pic:pic>
              </a:graphicData>
            </a:graphic>
          </wp:anchor>
        </w:drawing>
      </w:r>
    </w:p>
    <w:p>
      <w:pPr>
        <w:pStyle w:val="Normal"/>
        <w:numPr>
          <w:ilvl w:val="2"/>
          <w:numId w:val="2"/>
        </w:numPr>
        <w:bidi w:val="0"/>
        <w:jc w:val="left"/>
        <w:rPr>
          <w:sz w:val="20"/>
          <w:szCs w:val="20"/>
        </w:rPr>
      </w:pPr>
      <w:r>
        <w:rPr>
          <w:sz w:val="20"/>
          <w:szCs w:val="20"/>
        </w:rPr>
        <w:t>Erst nach dem Anklicken von „Speichern“ werden die neuen Mitgliedsnummern gespeichert.</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81">
            <wp:simplePos x="0" y="0"/>
            <wp:positionH relativeFrom="column">
              <wp:posOffset>-28575</wp:posOffset>
            </wp:positionH>
            <wp:positionV relativeFrom="paragraph">
              <wp:posOffset>635</wp:posOffset>
            </wp:positionV>
            <wp:extent cx="3239770" cy="1893570"/>
            <wp:effectExtent l="0" t="0" r="0" b="0"/>
            <wp:wrapTopAndBottom/>
            <wp:docPr id="64" name="Bild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ild62" descr=""/>
                    <pic:cNvPicPr>
                      <a:picLocks noChangeAspect="1" noChangeArrowheads="1"/>
                    </pic:cNvPicPr>
                  </pic:nvPicPr>
                  <pic:blipFill>
                    <a:blip r:embed="rId67"/>
                    <a:stretch>
                      <a:fillRect/>
                    </a:stretch>
                  </pic:blipFill>
                  <pic:spPr bwMode="auto">
                    <a:xfrm>
                      <a:off x="0" y="0"/>
                      <a:ext cx="3239770" cy="1893570"/>
                    </a:xfrm>
                    <a:prstGeom prst="rect">
                      <a:avLst/>
                    </a:prstGeom>
                  </pic:spPr>
                </pic:pic>
              </a:graphicData>
            </a:graphic>
          </wp:anchor>
        </w:drawing>
      </w:r>
    </w:p>
    <w:p>
      <w:pPr>
        <w:pStyle w:val="Heading2"/>
        <w:numPr>
          <w:ilvl w:val="1"/>
          <w:numId w:val="3"/>
        </w:numPr>
        <w:rPr>
          <w:rFonts w:ascii="Arial" w:hAnsi="Arial"/>
        </w:rPr>
      </w:pPr>
      <w:bookmarkStart w:id="70" w:name="__RefHeading___Toc1232_2975391565"/>
      <w:bookmarkEnd w:id="70"/>
      <w:r>
        <w:rPr/>
        <w:t>Familienrollen aktualisieren</w:t>
      </w:r>
    </w:p>
    <w:p>
      <w:pPr>
        <w:pStyle w:val="Normal"/>
        <w:bidi w:val="0"/>
        <w:jc w:val="left"/>
        <w:rPr>
          <w:rFonts w:ascii="Arial" w:hAnsi="Arial"/>
        </w:rPr>
      </w:pPr>
      <w:r>
        <w:rPr/>
        <w:drawing>
          <wp:anchor behindDoc="0" distT="0" distB="0" distL="0" distR="0" simplePos="0" locked="0" layoutInCell="0" allowOverlap="1" relativeHeight="82">
            <wp:simplePos x="0" y="0"/>
            <wp:positionH relativeFrom="column">
              <wp:posOffset>86360</wp:posOffset>
            </wp:positionH>
            <wp:positionV relativeFrom="paragraph">
              <wp:posOffset>97155</wp:posOffset>
            </wp:positionV>
            <wp:extent cx="3239770" cy="687705"/>
            <wp:effectExtent l="0" t="0" r="0" b="0"/>
            <wp:wrapTopAndBottom/>
            <wp:docPr id="65" name="Bild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ild63" descr=""/>
                    <pic:cNvPicPr>
                      <a:picLocks noChangeAspect="1" noChangeArrowheads="1"/>
                    </pic:cNvPicPr>
                  </pic:nvPicPr>
                  <pic:blipFill>
                    <a:blip r:embed="rId68"/>
                    <a:stretch>
                      <a:fillRect/>
                    </a:stretch>
                  </pic:blipFill>
                  <pic:spPr bwMode="auto">
                    <a:xfrm>
                      <a:off x="0" y="0"/>
                      <a:ext cx="3239770" cy="687705"/>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Hier können die Einträge von Beitrag, Beitragszeitraum und Beschreibung von Familienrollen mit den Anga</w:t>
        <w:softHyphen/>
        <w:t>ben in den Einstellungen abgeglichen und aktualisiert werden.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Nach dem Anklicken des Buttons „Familienrollen aktualisieren“ erscheint zuerst eine Voransicht. Unterschie</w:t>
        <w:softHyphen/>
        <w:t>de in den Eintragungen sind durch Fettschrift hervorgehoben.</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83">
            <wp:simplePos x="0" y="0"/>
            <wp:positionH relativeFrom="column">
              <wp:posOffset>21590</wp:posOffset>
            </wp:positionH>
            <wp:positionV relativeFrom="paragraph">
              <wp:posOffset>635</wp:posOffset>
            </wp:positionV>
            <wp:extent cx="3239770" cy="1224280"/>
            <wp:effectExtent l="0" t="0" r="0" b="0"/>
            <wp:wrapTopAndBottom/>
            <wp:docPr id="66" name="Bild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ld64" descr=""/>
                    <pic:cNvPicPr>
                      <a:picLocks noChangeAspect="1" noChangeArrowheads="1"/>
                    </pic:cNvPicPr>
                  </pic:nvPicPr>
                  <pic:blipFill>
                    <a:blip r:embed="rId69"/>
                    <a:stretch>
                      <a:fillRect/>
                    </a:stretch>
                  </pic:blipFill>
                  <pic:spPr bwMode="auto">
                    <a:xfrm>
                      <a:off x="0" y="0"/>
                      <a:ext cx="3239770" cy="1224280"/>
                    </a:xfrm>
                    <a:prstGeom prst="rect">
                      <a:avLst/>
                    </a:prstGeom>
                  </pic:spPr>
                </pic:pic>
              </a:graphicData>
            </a:graphic>
          </wp:anchor>
        </w:drawing>
      </w:r>
    </w:p>
    <w:p>
      <w:pPr>
        <w:pStyle w:val="Normal"/>
        <w:bidi w:val="0"/>
        <w:jc w:val="left"/>
        <w:rPr>
          <w:rFonts w:ascii="Arial" w:hAnsi="Arial"/>
        </w:rPr>
      </w:pPr>
      <w:r>
        <w:rPr/>
      </w:r>
    </w:p>
    <w:p>
      <w:pPr>
        <w:pStyle w:val="Normal"/>
        <w:numPr>
          <w:ilvl w:val="2"/>
          <w:numId w:val="2"/>
        </w:numPr>
        <w:bidi w:val="0"/>
        <w:jc w:val="left"/>
        <w:rPr>
          <w:sz w:val="20"/>
          <w:szCs w:val="20"/>
        </w:rPr>
      </w:pPr>
      <w:r>
        <w:rPr>
          <w:sz w:val="20"/>
          <w:szCs w:val="20"/>
        </w:rPr>
        <w:t>Erst nach dem Anklicken von „Speichern“ werden die neuen Daten gespeichert.</w:t>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84">
            <wp:simplePos x="0" y="0"/>
            <wp:positionH relativeFrom="column">
              <wp:posOffset>-16510</wp:posOffset>
            </wp:positionH>
            <wp:positionV relativeFrom="paragraph">
              <wp:posOffset>635</wp:posOffset>
            </wp:positionV>
            <wp:extent cx="3239770" cy="1659890"/>
            <wp:effectExtent l="0" t="0" r="0" b="0"/>
            <wp:wrapTopAndBottom/>
            <wp:docPr id="67" name="Bild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ld65" descr=""/>
                    <pic:cNvPicPr>
                      <a:picLocks noChangeAspect="1" noChangeArrowheads="1"/>
                    </pic:cNvPicPr>
                  </pic:nvPicPr>
                  <pic:blipFill>
                    <a:blip r:embed="rId70"/>
                    <a:stretch>
                      <a:fillRect/>
                    </a:stretch>
                  </pic:blipFill>
                  <pic:spPr bwMode="auto">
                    <a:xfrm>
                      <a:off x="0" y="0"/>
                      <a:ext cx="3239770" cy="1659890"/>
                    </a:xfrm>
                    <a:prstGeom prst="rect">
                      <a:avLst/>
                    </a:prstGeom>
                  </pic:spPr>
                </pic:pic>
              </a:graphicData>
            </a:graphic>
          </wp:anchor>
        </w:drawing>
      </w:r>
    </w:p>
    <w:p>
      <w:pPr>
        <w:pStyle w:val="Normal"/>
        <w:bidi w:val="0"/>
        <w:jc w:val="left"/>
        <w:rPr>
          <w:rFonts w:ascii="Arial" w:hAnsi="Arial"/>
        </w:rPr>
      </w:pPr>
      <w:r>
        <w:rPr/>
      </w:r>
    </w:p>
    <w:p>
      <w:pPr>
        <w:pStyle w:val="Normal"/>
        <w:bidi w:val="0"/>
        <w:jc w:val="left"/>
        <w:rPr>
          <w:rFonts w:ascii="Arial" w:hAnsi="Arial"/>
        </w:rPr>
      </w:pPr>
      <w:r>
        <w:rPr/>
      </w:r>
    </w:p>
    <w:p>
      <w:pPr>
        <w:pStyle w:val="Heading2"/>
        <w:widowControl/>
        <w:numPr>
          <w:ilvl w:val="0"/>
          <w:numId w:val="0"/>
        </w:numPr>
        <w:suppressAutoHyphens w:val="true"/>
        <w:overflowPunct w:val="true"/>
        <w:ind w:hanging="0" w:left="0"/>
        <w:jc w:val="left"/>
        <w:rPr>
          <w:rFonts w:ascii="Arial" w:hAnsi="Arial"/>
        </w:rPr>
      </w:pPr>
      <w:r>
        <w:rPr>
          <w:rFonts w:ascii="Arial" w:hAnsi="Arial"/>
        </w:rPr>
      </w:r>
      <w:r>
        <w:br w:type="page"/>
      </w:r>
    </w:p>
    <w:p>
      <w:pPr>
        <w:pStyle w:val="Heading2"/>
        <w:numPr>
          <w:ilvl w:val="1"/>
          <w:numId w:val="3"/>
        </w:numPr>
        <w:spacing w:before="0" w:after="120"/>
        <w:rPr>
          <w:rFonts w:ascii="Arial" w:hAnsi="Arial"/>
        </w:rPr>
      </w:pPr>
      <w:bookmarkStart w:id="71" w:name="__RefHeading___Toc1234_2975391565"/>
      <w:bookmarkEnd w:id="71"/>
      <w:r>
        <w:rPr/>
        <w:t>Kopieren</w:t>
      </w:r>
    </w:p>
    <w:p>
      <w:pPr>
        <w:pStyle w:val="Normal"/>
        <w:bidi w:val="0"/>
        <w:jc w:val="left"/>
        <w:rPr>
          <w:rFonts w:ascii="Arial" w:hAnsi="Arial"/>
        </w:rPr>
      </w:pPr>
      <w:r>
        <w:rPr/>
        <w:drawing>
          <wp:anchor behindDoc="0" distT="0" distB="0" distL="0" distR="0" simplePos="0" locked="0" layoutInCell="0" allowOverlap="1" relativeHeight="85">
            <wp:simplePos x="0" y="0"/>
            <wp:positionH relativeFrom="column">
              <wp:posOffset>57785</wp:posOffset>
            </wp:positionH>
            <wp:positionV relativeFrom="paragraph">
              <wp:posOffset>82550</wp:posOffset>
            </wp:positionV>
            <wp:extent cx="3239770" cy="694690"/>
            <wp:effectExtent l="0" t="0" r="0" b="0"/>
            <wp:wrapTopAndBottom/>
            <wp:docPr id="68" name="Bild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ild66" descr=""/>
                    <pic:cNvPicPr>
                      <a:picLocks noChangeAspect="1" noChangeArrowheads="1"/>
                    </pic:cNvPicPr>
                  </pic:nvPicPr>
                  <pic:blipFill>
                    <a:blip r:embed="rId71"/>
                    <a:stretch>
                      <a:fillRect/>
                    </a:stretch>
                  </pic:blipFill>
                  <pic:spPr bwMode="auto">
                    <a:xfrm>
                      <a:off x="0" y="0"/>
                      <a:ext cx="3239770" cy="694690"/>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Mittels "Kopieren" können die Inhalte von Profilfeldern von einem Mitglied zu einem anderen Mitglied kopiert werden.</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Die Ansicht der Option "Kopieren".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Zuerst sind Quelle und Ziel des Kopiervorgangs auszuwählen.</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86">
            <wp:simplePos x="0" y="0"/>
            <wp:positionH relativeFrom="column">
              <wp:posOffset>-17780</wp:posOffset>
            </wp:positionH>
            <wp:positionV relativeFrom="paragraph">
              <wp:posOffset>74295</wp:posOffset>
            </wp:positionV>
            <wp:extent cx="3239770" cy="1720850"/>
            <wp:effectExtent l="0" t="0" r="0" b="0"/>
            <wp:wrapTopAndBottom/>
            <wp:docPr id="69" name="Bild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ild68" descr=""/>
                    <pic:cNvPicPr>
                      <a:picLocks noChangeAspect="1" noChangeArrowheads="1"/>
                    </pic:cNvPicPr>
                  </pic:nvPicPr>
                  <pic:blipFill>
                    <a:blip r:embed="rId72"/>
                    <a:stretch>
                      <a:fillRect/>
                    </a:stretch>
                  </pic:blipFill>
                  <pic:spPr bwMode="auto">
                    <a:xfrm>
                      <a:off x="0" y="0"/>
                      <a:ext cx="3239770" cy="1720850"/>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r>
    </w:p>
    <w:p>
      <w:pPr>
        <w:pStyle w:val="Normal"/>
        <w:bidi w:val="0"/>
        <w:jc w:val="left"/>
        <w:rPr>
          <w:sz w:val="20"/>
          <w:szCs w:val="20"/>
        </w:rPr>
      </w:pPr>
      <w:r>
        <w:rPr>
          <w:sz w:val="20"/>
          <w:szCs w:val="20"/>
        </w:rPr>
        <w:t>Anschließend ist das Profilfeld, das als Quelle dienen soll, zu markieren und danach das Profilfeld, das als Ziel dienen soll.</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87">
            <wp:simplePos x="0" y="0"/>
            <wp:positionH relativeFrom="column">
              <wp:posOffset>-10795</wp:posOffset>
            </wp:positionH>
            <wp:positionV relativeFrom="paragraph">
              <wp:posOffset>104140</wp:posOffset>
            </wp:positionV>
            <wp:extent cx="3239770" cy="489585"/>
            <wp:effectExtent l="0" t="0" r="0" b="0"/>
            <wp:wrapTopAndBottom/>
            <wp:docPr id="70" name="Bild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ild67" descr=""/>
                    <pic:cNvPicPr>
                      <a:picLocks noChangeAspect="1" noChangeArrowheads="1"/>
                    </pic:cNvPicPr>
                  </pic:nvPicPr>
                  <pic:blipFill>
                    <a:blip r:embed="rId73"/>
                    <a:stretch>
                      <a:fillRect/>
                    </a:stretch>
                  </pic:blipFill>
                  <pic:spPr bwMode="auto">
                    <a:xfrm>
                      <a:off x="0" y="0"/>
                      <a:ext cx="3239770" cy="489585"/>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Das fertige Ergebnis eines Kopiervorgangs.</w:t>
      </w:r>
    </w:p>
    <w:p>
      <w:pPr>
        <w:pStyle w:val="Normal"/>
        <w:bidi w:val="0"/>
        <w:jc w:val="left"/>
        <w:rPr>
          <w:rFonts w:ascii="Arial" w:hAnsi="Arial"/>
        </w:rPr>
      </w:pPr>
      <w:r>
        <w:rPr/>
        <w:drawing>
          <wp:anchor behindDoc="0" distT="0" distB="0" distL="0" distR="0" simplePos="0" locked="0" layoutInCell="0" allowOverlap="1" relativeHeight="88">
            <wp:simplePos x="0" y="0"/>
            <wp:positionH relativeFrom="column">
              <wp:posOffset>-10160</wp:posOffset>
            </wp:positionH>
            <wp:positionV relativeFrom="paragraph">
              <wp:posOffset>93345</wp:posOffset>
            </wp:positionV>
            <wp:extent cx="3239770" cy="474980"/>
            <wp:effectExtent l="0" t="0" r="0" b="0"/>
            <wp:wrapTopAndBottom/>
            <wp:docPr id="71" name="Bild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d69" descr=""/>
                    <pic:cNvPicPr>
                      <a:picLocks noChangeAspect="1" noChangeArrowheads="1"/>
                    </pic:cNvPicPr>
                  </pic:nvPicPr>
                  <pic:blipFill>
                    <a:blip r:embed="rId74"/>
                    <a:stretch>
                      <a:fillRect/>
                    </a:stretch>
                  </pic:blipFill>
                  <pic:spPr bwMode="auto">
                    <a:xfrm>
                      <a:off x="0" y="0"/>
                      <a:ext cx="3239770" cy="474980"/>
                    </a:xfrm>
                    <a:prstGeom prst="rect">
                      <a:avLst/>
                    </a:prstGeom>
                  </pic:spPr>
                </pic:pic>
              </a:graphicData>
            </a:graphic>
          </wp:anchor>
        </w:drawing>
      </w:r>
    </w:p>
    <w:p>
      <w:pPr>
        <w:pStyle w:val="Normal"/>
        <w:bidi w:val="0"/>
        <w:jc w:val="left"/>
        <w:rPr>
          <w:rFonts w:ascii="Arial" w:hAnsi="Arial"/>
        </w:rPr>
      </w:pPr>
      <w:r>
        <w:rPr/>
      </w:r>
    </w:p>
    <w:p>
      <w:pPr>
        <w:pStyle w:val="Normal"/>
        <w:bidi w:val="0"/>
        <w:jc w:val="left"/>
        <w:rPr>
          <w:rFonts w:ascii="Arial" w:hAnsi="Arial"/>
        </w:rPr>
      </w:pPr>
      <w:r>
        <w:rPr/>
      </w:r>
    </w:p>
    <w:p>
      <w:pPr>
        <w:pStyle w:val="Heading3"/>
        <w:numPr>
          <w:ilvl w:val="2"/>
          <w:numId w:val="2"/>
        </w:numPr>
        <w:rPr>
          <w:rFonts w:ascii="Arial" w:hAnsi="Arial"/>
        </w:rPr>
      </w:pPr>
      <w:r>
        <w:rPr>
          <w:rFonts w:ascii="Arial" w:hAnsi="Arial"/>
        </w:rPr>
      </w:r>
    </w:p>
    <w:p>
      <w:pPr>
        <w:pStyle w:val="Heading3"/>
        <w:numPr>
          <w:ilvl w:val="2"/>
          <w:numId w:val="2"/>
        </w:numPr>
        <w:rPr>
          <w:rFonts w:ascii="Arial" w:hAnsi="Arial"/>
        </w:rPr>
      </w:pPr>
      <w:r>
        <w:rPr>
          <w:rFonts w:ascii="Arial" w:hAnsi="Arial"/>
        </w:rPr>
      </w:r>
    </w:p>
    <w:p>
      <w:pPr>
        <w:pStyle w:val="Heading2"/>
        <w:widowControl/>
        <w:numPr>
          <w:ilvl w:val="0"/>
          <w:numId w:val="0"/>
        </w:numPr>
        <w:suppressAutoHyphens w:val="true"/>
        <w:overflowPunct w:val="true"/>
        <w:ind w:hanging="0" w:left="0"/>
        <w:jc w:val="left"/>
        <w:rPr>
          <w:rFonts w:ascii="Arial" w:hAnsi="Arial"/>
        </w:rPr>
      </w:pPr>
      <w:r>
        <w:rPr>
          <w:rFonts w:ascii="Arial" w:hAnsi="Arial"/>
        </w:rPr>
      </w:r>
      <w:r>
        <w:br w:type="page"/>
      </w:r>
    </w:p>
    <w:p>
      <w:pPr>
        <w:pStyle w:val="Heading2"/>
        <w:numPr>
          <w:ilvl w:val="1"/>
          <w:numId w:val="3"/>
        </w:numPr>
        <w:spacing w:before="0" w:after="120"/>
        <w:rPr>
          <w:rFonts w:ascii="Arial" w:hAnsi="Arial"/>
        </w:rPr>
      </w:pPr>
      <w:bookmarkStart w:id="72" w:name="__RefHeading___Toc1236_2975391565"/>
      <w:bookmarkEnd w:id="72"/>
      <w:r>
        <w:rPr/>
        <w:t>Prüfungen</w:t>
      </w:r>
    </w:p>
    <w:p>
      <w:pPr>
        <w:pStyle w:val="Normal"/>
        <w:bidi w:val="0"/>
        <w:jc w:val="left"/>
        <w:rPr>
          <w:rFonts w:ascii="Arial" w:hAnsi="Arial"/>
        </w:rPr>
      </w:pPr>
      <w:r>
        <w:rPr/>
      </w:r>
    </w:p>
    <w:p>
      <w:pPr>
        <w:pStyle w:val="Normal"/>
        <w:bidi w:val="0"/>
        <w:jc w:val="center"/>
        <w:rPr>
          <w:b/>
          <w:bCs/>
        </w:rPr>
      </w:pPr>
      <w:r>
        <w:rPr>
          <w:b/>
          <w:bCs/>
        </w:rPr>
      </w:r>
    </w:p>
    <w:p>
      <w:pPr>
        <w:pStyle w:val="Normal"/>
        <w:bidi w:val="0"/>
        <w:jc w:val="both"/>
        <w:rPr>
          <w:i w:val="false"/>
          <w:i w:val="false"/>
          <w:iCs w:val="false"/>
        </w:rPr>
      </w:pPr>
      <w:r>
        <w:rPr>
          <w:i w:val="false"/>
          <w:iCs w:val="false"/>
          <w:sz w:val="20"/>
          <w:szCs w:val="20"/>
        </w:rPr>
        <w:t xml:space="preserve">Prüfungen haben keinen Einfluss auf die Beitragsberechnung. Sie dienen, wie der Name schon sagt, nur zur Prüfung bestimmter Daten. Jede Prüfung kann über </w:t>
      </w:r>
      <w:r>
        <w:rPr>
          <w:i/>
          <w:iCs/>
          <w:sz w:val="20"/>
          <w:szCs w:val="20"/>
        </w:rPr>
        <w:t xml:space="preserve">→ Einstellungen – Prüfungen </w:t>
      </w:r>
      <w:r>
        <w:rPr>
          <w:i w:val="false"/>
          <w:iCs w:val="false"/>
          <w:sz w:val="20"/>
          <w:szCs w:val="20"/>
        </w:rPr>
        <w:t>aktiviert oder deaktiviert werden.</w:t>
      </w:r>
    </w:p>
    <w:p>
      <w:pPr>
        <w:pStyle w:val="Normal"/>
        <w:bidi w:val="0"/>
        <w:jc w:val="left"/>
        <w:rPr>
          <w:rFonts w:ascii="Arial" w:hAnsi="Arial"/>
          <w:sz w:val="20"/>
          <w:szCs w:val="20"/>
        </w:rPr>
      </w:pPr>
      <w:r>
        <w:rPr>
          <w:sz w:val="20"/>
          <w:szCs w:val="20"/>
        </w:rPr>
      </w:r>
    </w:p>
    <w:p>
      <w:pPr>
        <w:pStyle w:val="Heading3"/>
        <w:numPr>
          <w:ilvl w:val="2"/>
          <w:numId w:val="2"/>
        </w:numPr>
        <w:rPr>
          <w:rFonts w:ascii="Arial" w:hAnsi="Arial"/>
          <w:sz w:val="20"/>
          <w:szCs w:val="20"/>
        </w:rPr>
      </w:pPr>
      <w:bookmarkStart w:id="73" w:name="__RefHeading___Toc2266_2795132422"/>
      <w:bookmarkEnd w:id="73"/>
      <w:r>
        <w:rPr/>
        <w:t>Altersgestaffelte Rollen</w:t>
      </w:r>
    </w:p>
    <w:p>
      <w:pPr>
        <w:pStyle w:val="Normal"/>
        <w:bidi w:val="0"/>
        <w:jc w:val="left"/>
        <w:rPr>
          <w:rFonts w:ascii="Arial" w:hAnsi="Arial"/>
          <w:sz w:val="20"/>
          <w:szCs w:val="20"/>
        </w:rPr>
      </w:pPr>
      <w:r>
        <w:rPr>
          <w:sz w:val="20"/>
          <w:szCs w:val="20"/>
        </w:rPr>
        <w:t>Überprüft, ob in den altersgestaffelten Rollen Lücken oder Überlappungen, bezogen auf die  Altersangaben, bestehen.</w:t>
      </w:r>
    </w:p>
    <w:p>
      <w:pPr>
        <w:pStyle w:val="Normal"/>
        <w:bidi w:val="0"/>
        <w:jc w:val="left"/>
        <w:rPr>
          <w:rFonts w:ascii="Arial" w:hAnsi="Arial"/>
          <w:sz w:val="20"/>
          <w:szCs w:val="20"/>
        </w:rPr>
      </w:pPr>
      <w:r>
        <w:rPr>
          <w:sz w:val="20"/>
          <w:szCs w:val="20"/>
        </w:rPr>
      </w:r>
    </w:p>
    <w:p>
      <w:pPr>
        <w:pStyle w:val="Heading3"/>
        <w:numPr>
          <w:ilvl w:val="2"/>
          <w:numId w:val="2"/>
        </w:numPr>
        <w:rPr>
          <w:rFonts w:ascii="Arial" w:hAnsi="Arial"/>
          <w:sz w:val="20"/>
          <w:szCs w:val="20"/>
        </w:rPr>
      </w:pPr>
      <w:bookmarkStart w:id="74" w:name="__RefHeading___Toc2268_2795132422"/>
      <w:bookmarkEnd w:id="74"/>
      <w:r>
        <w:rPr/>
        <w:t>Rollenmitgliedschaft (Altersgestaffelte Rollen)</w:t>
      </w:r>
    </w:p>
    <w:p>
      <w:pPr>
        <w:pStyle w:val="Normal"/>
        <w:bidi w:val="0"/>
        <w:jc w:val="left"/>
        <w:rPr>
          <w:rFonts w:ascii="Arial" w:hAnsi="Arial"/>
          <w:sz w:val="20"/>
          <w:szCs w:val="20"/>
        </w:rPr>
      </w:pPr>
      <w:r>
        <w:rPr>
          <w:sz w:val="20"/>
          <w:szCs w:val="20"/>
        </w:rPr>
        <w:t>Überprüft, ob sich ein Mitglied in mehreren altersgestaffelten Rollen befindet (z.B. gleichzeitig in der Staffe</w:t>
        <w:softHyphen/>
        <w:t>lung % und in der Staffelung &amp;)</w:t>
      </w:r>
    </w:p>
    <w:p>
      <w:pPr>
        <w:pStyle w:val="Normal"/>
        <w:bidi w:val="0"/>
        <w:jc w:val="left"/>
        <w:rPr>
          <w:rFonts w:ascii="Arial" w:hAnsi="Arial"/>
          <w:sz w:val="20"/>
          <w:szCs w:val="20"/>
        </w:rPr>
      </w:pPr>
      <w:r>
        <w:rPr>
          <w:sz w:val="20"/>
          <w:szCs w:val="20"/>
        </w:rPr>
      </w:r>
    </w:p>
    <w:p>
      <w:pPr>
        <w:pStyle w:val="Heading3"/>
        <w:numPr>
          <w:ilvl w:val="2"/>
          <w:numId w:val="2"/>
        </w:numPr>
        <w:rPr>
          <w:rFonts w:ascii="Arial" w:hAnsi="Arial"/>
          <w:sz w:val="20"/>
          <w:szCs w:val="20"/>
        </w:rPr>
      </w:pPr>
      <w:bookmarkStart w:id="75" w:name="__RefHeading___Toc2270_2795132422"/>
      <w:bookmarkEnd w:id="75"/>
      <w:r>
        <w:rPr/>
        <w:t>Rollenmitgliedschaft (Pflicht)</w:t>
      </w:r>
    </w:p>
    <w:p>
      <w:pPr>
        <w:pStyle w:val="Normal"/>
        <w:bidi w:val="0"/>
        <w:jc w:val="left"/>
        <w:rPr>
          <w:rFonts w:ascii="Arial" w:hAnsi="Arial"/>
          <w:sz w:val="20"/>
          <w:szCs w:val="20"/>
        </w:rPr>
      </w:pPr>
      <w:r>
        <w:rPr>
          <w:sz w:val="20"/>
          <w:szCs w:val="20"/>
        </w:rPr>
        <w:t>Überprüft, ob sich ein Mitglied in mindestens einer Pflicht-Rollenmitgliedschaft befindet.</w:t>
      </w:r>
    </w:p>
    <w:p>
      <w:pPr>
        <w:pStyle w:val="Normal"/>
        <w:bidi w:val="0"/>
        <w:jc w:val="left"/>
        <w:rPr>
          <w:rFonts w:ascii="Arial" w:hAnsi="Arial"/>
          <w:sz w:val="20"/>
          <w:szCs w:val="20"/>
        </w:rPr>
      </w:pPr>
      <w:r>
        <w:rPr>
          <w:sz w:val="20"/>
          <w:szCs w:val="20"/>
        </w:rPr>
      </w:r>
    </w:p>
    <w:p>
      <w:pPr>
        <w:pStyle w:val="Heading3"/>
        <w:numPr>
          <w:ilvl w:val="2"/>
          <w:numId w:val="2"/>
        </w:numPr>
        <w:rPr>
          <w:rFonts w:ascii="Arial" w:hAnsi="Arial"/>
          <w:sz w:val="20"/>
          <w:szCs w:val="20"/>
        </w:rPr>
      </w:pPr>
      <w:bookmarkStart w:id="76" w:name="__RefHeading___Toc2272_2795132422"/>
      <w:bookmarkEnd w:id="76"/>
      <w:r>
        <w:rPr/>
        <w:t>Rollenmitgliedschaft (Ausschluss)</w:t>
      </w:r>
    </w:p>
    <w:p>
      <w:pPr>
        <w:pStyle w:val="Normal"/>
        <w:bidi w:val="0"/>
        <w:jc w:val="left"/>
        <w:rPr>
          <w:rFonts w:ascii="Arial" w:hAnsi="Arial"/>
          <w:sz w:val="20"/>
          <w:szCs w:val="20"/>
        </w:rPr>
      </w:pPr>
      <w:r>
        <w:rPr>
          <w:sz w:val="20"/>
          <w:szCs w:val="20"/>
        </w:rPr>
        <w:t>Überprüft, ob sich ein Mitglied in Rollen befindet, die sich gegenseitig ausschließen.</w:t>
      </w:r>
    </w:p>
    <w:p>
      <w:pPr>
        <w:pStyle w:val="Normal"/>
        <w:bidi w:val="0"/>
        <w:jc w:val="left"/>
        <w:rPr>
          <w:rFonts w:ascii="Arial" w:hAnsi="Arial"/>
          <w:sz w:val="20"/>
          <w:szCs w:val="20"/>
        </w:rPr>
      </w:pPr>
      <w:r>
        <w:rPr>
          <w:sz w:val="20"/>
          <w:szCs w:val="20"/>
        </w:rPr>
      </w:r>
    </w:p>
    <w:p>
      <w:pPr>
        <w:pStyle w:val="Heading3"/>
        <w:numPr>
          <w:ilvl w:val="2"/>
          <w:numId w:val="2"/>
        </w:numPr>
        <w:rPr>
          <w:rFonts w:ascii="Arial" w:hAnsi="Arial"/>
          <w:sz w:val="20"/>
          <w:szCs w:val="20"/>
        </w:rPr>
      </w:pPr>
      <w:bookmarkStart w:id="77" w:name="__RefHeading___Toc2274_2795132422"/>
      <w:bookmarkEnd w:id="77"/>
      <w:r>
        <w:rPr/>
        <w:t>Familienrollen</w:t>
      </w:r>
    </w:p>
    <w:p>
      <w:pPr>
        <w:pStyle w:val="Normal"/>
        <w:bidi w:val="0"/>
        <w:jc w:val="left"/>
        <w:rPr>
          <w:rFonts w:ascii="Arial" w:hAnsi="Arial"/>
          <w:sz w:val="20"/>
          <w:szCs w:val="20"/>
        </w:rPr>
      </w:pPr>
      <w:r>
        <w:rPr>
          <w:sz w:val="20"/>
          <w:szCs w:val="20"/>
        </w:rPr>
        <w:t>Prüft, ob sich in Familienrollen Mitglieder befinden, die aufgrund ihres Alters nicht in dieser Familienrolle sein sollten.</w:t>
      </w:r>
    </w:p>
    <w:p>
      <w:pPr>
        <w:pStyle w:val="Normal"/>
        <w:bidi w:val="0"/>
        <w:jc w:val="left"/>
        <w:rPr>
          <w:rFonts w:ascii="Arial" w:hAnsi="Arial"/>
          <w:sz w:val="20"/>
          <w:szCs w:val="20"/>
        </w:rPr>
      </w:pPr>
      <w:r>
        <w:rPr>
          <w:sz w:val="20"/>
          <w:szCs w:val="20"/>
        </w:rPr>
      </w:r>
    </w:p>
    <w:p>
      <w:pPr>
        <w:pStyle w:val="Heading3"/>
        <w:numPr>
          <w:ilvl w:val="2"/>
          <w:numId w:val="2"/>
        </w:numPr>
        <w:rPr>
          <w:rFonts w:ascii="Arial" w:hAnsi="Arial"/>
          <w:sz w:val="20"/>
          <w:szCs w:val="20"/>
        </w:rPr>
      </w:pPr>
      <w:bookmarkStart w:id="78" w:name="__RefHeading___Toc2276_2795132422"/>
      <w:bookmarkEnd w:id="78"/>
      <w:r>
        <w:rPr/>
        <w:t>Kontodaten</w:t>
      </w:r>
    </w:p>
    <w:p>
      <w:pPr>
        <w:pStyle w:val="Normal"/>
        <w:bidi w:val="0"/>
        <w:jc w:val="left"/>
        <w:rPr>
          <w:rFonts w:ascii="Arial" w:hAnsi="Arial"/>
          <w:sz w:val="20"/>
          <w:szCs w:val="20"/>
        </w:rPr>
      </w:pPr>
      <w:r>
        <w:rPr>
          <w:sz w:val="20"/>
          <w:szCs w:val="20"/>
        </w:rPr>
        <w:t>Prüft, ob bei den Kontodaten das Feld Kontoinhaber befüllt ist. Wenn ja, müssen auch Adressdaten dazu  ausgefüllt sein.</w:t>
      </w:r>
    </w:p>
    <w:p>
      <w:pPr>
        <w:pStyle w:val="Normal"/>
        <w:bidi w:val="0"/>
        <w:jc w:val="left"/>
        <w:rPr>
          <w:rFonts w:ascii="Arial" w:hAnsi="Arial"/>
          <w:sz w:val="20"/>
          <w:szCs w:val="20"/>
        </w:rPr>
      </w:pPr>
      <w:r>
        <w:rPr>
          <w:sz w:val="20"/>
          <w:szCs w:val="20"/>
        </w:rPr>
      </w:r>
    </w:p>
    <w:p>
      <w:pPr>
        <w:pStyle w:val="Normal"/>
        <w:bidi w:val="0"/>
        <w:jc w:val="center"/>
        <w:rPr>
          <w:b/>
          <w:bCs/>
          <w:i w:val="false"/>
          <w:i w:val="false"/>
          <w:iCs w:val="false"/>
        </w:rPr>
      </w:pPr>
      <w:r>
        <w:rPr>
          <w:b/>
          <w:bCs/>
          <w:i w:val="false"/>
          <w:iCs w:val="false"/>
          <w:sz w:val="20"/>
          <w:szCs w:val="20"/>
        </w:rPr>
        <w:t>Hinweis</w:t>
      </w:r>
    </w:p>
    <w:p>
      <w:pPr>
        <w:pStyle w:val="Normal"/>
        <w:bidi w:val="0"/>
        <w:jc w:val="center"/>
        <w:rPr>
          <w:rFonts w:ascii="Arial" w:hAnsi="Arial"/>
          <w:i/>
          <w:i/>
          <w:iCs/>
          <w:sz w:val="20"/>
          <w:szCs w:val="20"/>
        </w:rPr>
      </w:pPr>
      <w:r>
        <w:rPr>
          <w:i/>
          <w:iCs/>
          <w:sz w:val="20"/>
          <w:szCs w:val="20"/>
        </w:rPr>
      </w:r>
    </w:p>
    <w:p>
      <w:pPr>
        <w:pStyle w:val="Normal"/>
        <w:bidi w:val="0"/>
        <w:jc w:val="center"/>
        <w:rPr>
          <w:i/>
          <w:i/>
          <w:iCs/>
        </w:rPr>
      </w:pPr>
      <w:r>
        <w:rPr>
          <w:i/>
          <w:iCs/>
          <w:sz w:val="20"/>
          <w:szCs w:val="20"/>
        </w:rPr>
        <w:t>Ist das Mitglied gleichzeitig auch der Kontoinhaber, so darf das Feld Kontoinhaber **KEINEN** Inhalt aufwei</w:t>
        <w:softHyphen/>
        <w:t xml:space="preserve">sen, es muss leer sein. In diesem Fall ist nur das Feld IBAN zu befüllen </w:t>
      </w:r>
    </w:p>
    <w:p>
      <w:pPr>
        <w:pStyle w:val="Normal"/>
        <w:bidi w:val="0"/>
        <w:jc w:val="center"/>
        <w:rPr>
          <w:i/>
          <w:i/>
          <w:iCs/>
        </w:rPr>
      </w:pPr>
      <w:r>
        <w:rPr>
          <w:i/>
          <w:iCs/>
          <w:sz w:val="20"/>
          <w:szCs w:val="20"/>
        </w:rPr>
        <w:t>(BIC und Kreditinstitut können, müssen aber nicht befüllt sein)</w:t>
      </w:r>
    </w:p>
    <w:p>
      <w:pPr>
        <w:pStyle w:val="Normal"/>
        <w:bidi w:val="0"/>
        <w:jc w:val="center"/>
        <w:rPr>
          <w:rFonts w:ascii="Arial" w:hAnsi="Arial"/>
          <w:i/>
          <w:i/>
          <w:iCs/>
          <w:sz w:val="20"/>
          <w:szCs w:val="20"/>
        </w:rPr>
      </w:pPr>
      <w:r>
        <w:rPr>
          <w:i/>
          <w:iCs/>
          <w:sz w:val="20"/>
          <w:szCs w:val="20"/>
        </w:rPr>
      </w:r>
    </w:p>
    <w:p>
      <w:pPr>
        <w:pStyle w:val="Normal"/>
        <w:bidi w:val="0"/>
        <w:jc w:val="center"/>
        <w:rPr>
          <w:i/>
          <w:i/>
          <w:iCs/>
        </w:rPr>
      </w:pPr>
      <w:r>
        <w:rPr>
          <w:i/>
          <w:iCs/>
          <w:sz w:val="20"/>
          <w:szCs w:val="20"/>
        </w:rPr>
        <w:t xml:space="preserve">Falls Kontoinhaber/Zahlungspflichtiger und Mitglied nicht identisch sind, </w:t>
      </w:r>
    </w:p>
    <w:p>
      <w:pPr>
        <w:pStyle w:val="Normal"/>
        <w:bidi w:val="0"/>
        <w:jc w:val="center"/>
        <w:rPr>
          <w:i/>
          <w:i/>
          <w:iCs/>
        </w:rPr>
      </w:pPr>
      <w:r>
        <w:rPr>
          <w:i/>
          <w:iCs/>
          <w:sz w:val="20"/>
          <w:szCs w:val="20"/>
        </w:rPr>
        <w:t>sind diese Daten zusätzlich anzuge</w:t>
        <w:softHyphen/>
        <w:t>ben:</w:t>
      </w:r>
    </w:p>
    <w:p>
      <w:pPr>
        <w:pStyle w:val="Normal"/>
        <w:bidi w:val="0"/>
        <w:jc w:val="center"/>
        <w:rPr>
          <w:i/>
          <w:i/>
          <w:iCs/>
        </w:rPr>
      </w:pPr>
      <w:r>
        <w:rPr>
          <w:i/>
          <w:iCs/>
          <w:sz w:val="20"/>
          <w:szCs w:val="20"/>
        </w:rPr>
        <w:t xml:space="preserve">  </w:t>
      </w:r>
      <w:r>
        <w:rPr>
          <w:i/>
          <w:iCs/>
          <w:sz w:val="20"/>
          <w:szCs w:val="20"/>
        </w:rPr>
        <w:t>* Vorname und Name des Kontoinhabers</w:t>
      </w:r>
    </w:p>
    <w:p>
      <w:pPr>
        <w:pStyle w:val="Normal"/>
        <w:bidi w:val="0"/>
        <w:jc w:val="center"/>
        <w:rPr>
          <w:i/>
          <w:i/>
          <w:iCs/>
        </w:rPr>
      </w:pPr>
      <w:r>
        <w:rPr>
          <w:i/>
          <w:iCs/>
          <w:sz w:val="20"/>
          <w:szCs w:val="20"/>
        </w:rPr>
        <w:t xml:space="preserve">  </w:t>
      </w:r>
      <w:r>
        <w:rPr>
          <w:i/>
          <w:iCs/>
          <w:sz w:val="20"/>
          <w:szCs w:val="20"/>
        </w:rPr>
        <w:t>* Straße und Hausnummer</w:t>
      </w:r>
    </w:p>
    <w:p>
      <w:pPr>
        <w:pStyle w:val="Normal"/>
        <w:bidi w:val="0"/>
        <w:jc w:val="center"/>
        <w:rPr>
          <w:i/>
          <w:i/>
          <w:iCs/>
        </w:rPr>
      </w:pPr>
      <w:r>
        <w:rPr>
          <w:i/>
          <w:iCs/>
          <w:sz w:val="20"/>
          <w:szCs w:val="20"/>
        </w:rPr>
        <w:t xml:space="preserve">  </w:t>
      </w:r>
      <w:r>
        <w:rPr>
          <w:i/>
          <w:iCs/>
          <w:sz w:val="20"/>
          <w:szCs w:val="20"/>
        </w:rPr>
        <w:t>* Postleitzahl</w:t>
      </w:r>
    </w:p>
    <w:p>
      <w:pPr>
        <w:pStyle w:val="Normal"/>
        <w:bidi w:val="0"/>
        <w:jc w:val="center"/>
        <w:rPr>
          <w:rFonts w:ascii="Arial" w:hAnsi="Arial"/>
          <w:i/>
          <w:i/>
          <w:iCs/>
          <w:sz w:val="20"/>
          <w:szCs w:val="20"/>
        </w:rPr>
      </w:pPr>
      <w:r>
        <w:rPr>
          <w:i/>
          <w:iCs/>
          <w:sz w:val="20"/>
          <w:szCs w:val="20"/>
        </w:rPr>
        <w:t>* Ort</w:t>
      </w:r>
    </w:p>
    <w:p>
      <w:pPr>
        <w:pStyle w:val="Normal"/>
        <w:bidi w:val="0"/>
        <w:jc w:val="center"/>
        <w:rPr>
          <w:rFonts w:ascii="Arial" w:hAnsi="Arial"/>
          <w:i/>
          <w:i/>
          <w:iCs/>
          <w:sz w:val="20"/>
          <w:szCs w:val="20"/>
        </w:rPr>
      </w:pPr>
      <w:r>
        <w:rPr>
          <w:i/>
          <w:iCs/>
          <w:sz w:val="20"/>
          <w:szCs w:val="20"/>
        </w:rPr>
      </w:r>
    </w:p>
    <w:p>
      <w:pPr>
        <w:pStyle w:val="Heading3"/>
        <w:numPr>
          <w:ilvl w:val="2"/>
          <w:numId w:val="2"/>
        </w:numPr>
        <w:rPr>
          <w:rFonts w:ascii="Arial" w:hAnsi="Arial"/>
          <w:sz w:val="20"/>
          <w:szCs w:val="20"/>
        </w:rPr>
      </w:pPr>
      <w:bookmarkStart w:id="79" w:name="__RefHeading___Toc2278_2795132422"/>
      <w:bookmarkEnd w:id="79"/>
      <w:r>
        <w:rPr/>
        <w:t>Mandatsverwaltung</w:t>
      </w:r>
    </w:p>
    <w:p>
      <w:pPr>
        <w:pStyle w:val="Normal"/>
        <w:bidi w:val="0"/>
        <w:jc w:val="left"/>
        <w:rPr>
          <w:rFonts w:ascii="Arial" w:hAnsi="Arial"/>
          <w:sz w:val="20"/>
          <w:szCs w:val="20"/>
        </w:rPr>
      </w:pPr>
      <w:r>
        <w:rPr>
          <w:sz w:val="20"/>
          <w:szCs w:val="20"/>
        </w:rPr>
        <w:t>Prüft, ob Mandats-ID und Mandatsdatum vorhanden sind (Voraussetzung: IBAN und Mitgliedsbeitrag müs</w:t>
        <w:softHyphen/>
        <w:t>sen befüllt sein)</w:t>
      </w:r>
    </w:p>
    <w:p>
      <w:pPr>
        <w:pStyle w:val="Normal"/>
        <w:bidi w:val="0"/>
        <w:jc w:val="left"/>
        <w:rPr>
          <w:rFonts w:ascii="Arial" w:hAnsi="Arial"/>
          <w:sz w:val="20"/>
          <w:szCs w:val="20"/>
        </w:rPr>
      </w:pPr>
      <w:r>
        <w:rPr>
          <w:sz w:val="20"/>
          <w:szCs w:val="20"/>
        </w:rPr>
      </w:r>
    </w:p>
    <w:p>
      <w:pPr>
        <w:pStyle w:val="Heading3"/>
        <w:numPr>
          <w:ilvl w:val="2"/>
          <w:numId w:val="2"/>
        </w:numPr>
        <w:rPr>
          <w:rFonts w:ascii="Arial" w:hAnsi="Arial"/>
          <w:sz w:val="20"/>
          <w:szCs w:val="20"/>
        </w:rPr>
      </w:pPr>
      <w:bookmarkStart w:id="80" w:name="__RefHeading___Toc2280_2795132422"/>
      <w:bookmarkEnd w:id="80"/>
      <w:r>
        <w:rPr/>
        <w:t>IBAN-Test</w:t>
      </w:r>
    </w:p>
    <w:p>
      <w:pPr>
        <w:pStyle w:val="Normal"/>
        <w:bidi w:val="0"/>
        <w:jc w:val="left"/>
        <w:rPr>
          <w:rFonts w:ascii="Arial" w:hAnsi="Arial"/>
          <w:sz w:val="20"/>
          <w:szCs w:val="20"/>
        </w:rPr>
      </w:pPr>
      <w:r>
        <w:rPr>
          <w:sz w:val="20"/>
          <w:szCs w:val="20"/>
        </w:rPr>
        <w:t>Prüfung auf korrekte IBAN</w:t>
      </w:r>
    </w:p>
    <w:p>
      <w:pPr>
        <w:pStyle w:val="Normal"/>
        <w:bidi w:val="0"/>
        <w:jc w:val="left"/>
        <w:rPr>
          <w:rFonts w:ascii="Arial" w:hAnsi="Arial"/>
          <w:sz w:val="20"/>
          <w:szCs w:val="20"/>
        </w:rPr>
      </w:pPr>
      <w:r>
        <w:rPr>
          <w:sz w:val="20"/>
          <w:szCs w:val="20"/>
        </w:rPr>
      </w:r>
    </w:p>
    <w:p>
      <w:pPr>
        <w:pStyle w:val="Heading3"/>
        <w:numPr>
          <w:ilvl w:val="2"/>
          <w:numId w:val="2"/>
        </w:numPr>
        <w:rPr>
          <w:rFonts w:ascii="Arial" w:hAnsi="Arial"/>
          <w:sz w:val="20"/>
          <w:szCs w:val="20"/>
        </w:rPr>
      </w:pPr>
      <w:bookmarkStart w:id="81" w:name="__RefHeading___Toc2282_2795132422"/>
      <w:bookmarkEnd w:id="81"/>
      <w:r>
        <w:rPr/>
        <w:t>BIC-Test</w:t>
      </w:r>
    </w:p>
    <w:p>
      <w:pPr>
        <w:pStyle w:val="Normal"/>
        <w:bidi w:val="0"/>
        <w:jc w:val="left"/>
        <w:rPr>
          <w:rFonts w:ascii="Arial" w:hAnsi="Arial"/>
          <w:sz w:val="20"/>
          <w:szCs w:val="20"/>
        </w:rPr>
      </w:pPr>
      <w:r>
        <w:rPr>
          <w:sz w:val="20"/>
          <w:szCs w:val="20"/>
        </w:rPr>
        <w:t>Prüfung auf das Vorhandenseins eines BIC (Bei Zahlungen außerhalb EU/EWR ist weiterhin die Angabe ei</w:t>
        <w:softHyphen/>
        <w:t>nes BIC erforderlich)</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sz w:val="20"/>
          <w:szCs w:val="20"/>
        </w:rPr>
      </w:pPr>
      <w:r>
        <w:drawing>
          <wp:anchor behindDoc="0" distT="0" distB="0" distL="0" distR="0" simplePos="0" locked="0" layoutInCell="0" allowOverlap="1" relativeHeight="89">
            <wp:simplePos x="0" y="0"/>
            <wp:positionH relativeFrom="column">
              <wp:posOffset>35560</wp:posOffset>
            </wp:positionH>
            <wp:positionV relativeFrom="paragraph">
              <wp:posOffset>417195</wp:posOffset>
            </wp:positionV>
            <wp:extent cx="3239770" cy="2811780"/>
            <wp:effectExtent l="0" t="0" r="0" b="0"/>
            <wp:wrapTopAndBottom/>
            <wp:docPr id="72" name="Bild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d70" descr=""/>
                    <pic:cNvPicPr>
                      <a:picLocks noChangeAspect="1" noChangeArrowheads="1"/>
                    </pic:cNvPicPr>
                  </pic:nvPicPr>
                  <pic:blipFill>
                    <a:blip r:embed="rId75"/>
                    <a:stretch>
                      <a:fillRect/>
                    </a:stretch>
                  </pic:blipFill>
                  <pic:spPr bwMode="auto">
                    <a:xfrm>
                      <a:off x="0" y="0"/>
                      <a:ext cx="3239770" cy="2811780"/>
                    </a:xfrm>
                    <a:prstGeom prst="rect">
                      <a:avLst/>
                    </a:prstGeom>
                  </pic:spPr>
                </pic:pic>
              </a:graphicData>
            </a:graphic>
          </wp:anchor>
        </w:drawing>
        <w:drawing>
          <wp:anchor behindDoc="0" distT="0" distB="0" distL="0" distR="0" simplePos="0" locked="0" layoutInCell="0" allowOverlap="1" relativeHeight="90">
            <wp:simplePos x="0" y="0"/>
            <wp:positionH relativeFrom="column">
              <wp:posOffset>34290</wp:posOffset>
            </wp:positionH>
            <wp:positionV relativeFrom="paragraph">
              <wp:posOffset>3317240</wp:posOffset>
            </wp:positionV>
            <wp:extent cx="3239770" cy="3312160"/>
            <wp:effectExtent l="0" t="0" r="0" b="0"/>
            <wp:wrapTopAndBottom/>
            <wp:docPr id="73" name="Bild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ild71" descr=""/>
                    <pic:cNvPicPr>
                      <a:picLocks noChangeAspect="1" noChangeArrowheads="1"/>
                    </pic:cNvPicPr>
                  </pic:nvPicPr>
                  <pic:blipFill>
                    <a:blip r:embed="rId76"/>
                    <a:stretch>
                      <a:fillRect/>
                    </a:stretch>
                  </pic:blipFill>
                  <pic:spPr bwMode="auto">
                    <a:xfrm>
                      <a:off x="0" y="0"/>
                      <a:ext cx="3239770" cy="3312160"/>
                    </a:xfrm>
                    <a:prstGeom prst="rect">
                      <a:avLst/>
                    </a:prstGeom>
                  </pic:spPr>
                </pic:pic>
              </a:graphicData>
            </a:graphic>
          </wp:anchor>
        </w:drawing>
      </w:r>
      <w:r>
        <w:rPr>
          <w:sz w:val="20"/>
          <w:szCs w:val="20"/>
        </w:rPr>
        <w:t>Anzeige, wenn alle Prüfbedingungen erfüllt sind.</w:t>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sz w:val="20"/>
          <w:szCs w:val="20"/>
        </w:rPr>
      </w:pPr>
      <w:r>
        <w:rPr>
          <w:sz w:val="20"/>
          <w:szCs w:val="20"/>
        </w:rPr>
      </w:r>
      <w:r>
        <w:br w:type="page"/>
      </w:r>
    </w:p>
    <w:p>
      <w:pPr>
        <w:pStyle w:val="Normal"/>
        <w:bidi w:val="0"/>
        <w:spacing w:before="0" w:after="0"/>
        <w:jc w:val="left"/>
        <w:rPr>
          <w:sz w:val="20"/>
          <w:szCs w:val="20"/>
        </w:rPr>
      </w:pPr>
      <w:r>
        <w:rPr>
          <w:sz w:val="20"/>
          <w:szCs w:val="20"/>
        </w:rPr>
        <w:t>Beispiele für nicht erfüllte Prüfbedingungen.</w:t>
      </w:r>
    </w:p>
    <w:p>
      <w:pPr>
        <w:pStyle w:val="Normal"/>
        <w:bidi w:val="0"/>
        <w:jc w:val="left"/>
        <w:rPr>
          <w:sz w:val="20"/>
          <w:szCs w:val="20"/>
        </w:rPr>
      </w:pPr>
      <w:r>
        <w:rPr>
          <w:sz w:val="20"/>
          <w:szCs w:val="20"/>
        </w:rPr>
      </w:r>
    </w:p>
    <w:p>
      <w:pPr>
        <w:pStyle w:val="Normal"/>
        <w:bidi w:val="0"/>
        <w:jc w:val="left"/>
        <w:rPr>
          <w:rFonts w:ascii="Arial" w:hAnsi="Arial"/>
          <w:sz w:val="20"/>
          <w:szCs w:val="20"/>
        </w:rPr>
      </w:pPr>
      <w:r>
        <w:rPr>
          <w:sz w:val="20"/>
          <w:szCs w:val="20"/>
        </w:rPr>
        <w:drawing>
          <wp:anchor behindDoc="0" distT="0" distB="0" distL="0" distR="0" simplePos="0" locked="0" layoutInCell="0" allowOverlap="1" relativeHeight="91">
            <wp:simplePos x="0" y="0"/>
            <wp:positionH relativeFrom="column">
              <wp:posOffset>32385</wp:posOffset>
            </wp:positionH>
            <wp:positionV relativeFrom="paragraph">
              <wp:posOffset>75565</wp:posOffset>
            </wp:positionV>
            <wp:extent cx="3239770" cy="875030"/>
            <wp:effectExtent l="0" t="0" r="0" b="0"/>
            <wp:wrapTopAndBottom/>
            <wp:docPr id="74" name="Bild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ild72" descr=""/>
                    <pic:cNvPicPr>
                      <a:picLocks noChangeAspect="1" noChangeArrowheads="1"/>
                    </pic:cNvPicPr>
                  </pic:nvPicPr>
                  <pic:blipFill>
                    <a:blip r:embed="rId77"/>
                    <a:stretch>
                      <a:fillRect/>
                    </a:stretch>
                  </pic:blipFill>
                  <pic:spPr bwMode="auto">
                    <a:xfrm>
                      <a:off x="0" y="0"/>
                      <a:ext cx="3239770" cy="875030"/>
                    </a:xfrm>
                    <a:prstGeom prst="rect">
                      <a:avLst/>
                    </a:prstGeom>
                  </pic:spPr>
                </pic:pic>
              </a:graphicData>
            </a:graphic>
          </wp:anchor>
        </w:drawing>
      </w:r>
    </w:p>
    <w:p>
      <w:pPr>
        <w:pStyle w:val="Normal"/>
        <w:bidi w:val="0"/>
        <w:jc w:val="center"/>
        <w:rPr>
          <w:b/>
          <w:bCs/>
        </w:rPr>
      </w:pPr>
      <w:r>
        <w:rPr>
          <w:b/>
          <w:bCs/>
        </w:rPr>
      </w:r>
    </w:p>
    <w:p>
      <w:pPr>
        <w:pStyle w:val="Normal"/>
        <w:bidi w:val="0"/>
        <w:jc w:val="left"/>
        <w:rPr>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92">
            <wp:simplePos x="0" y="0"/>
            <wp:positionH relativeFrom="column">
              <wp:posOffset>46990</wp:posOffset>
            </wp:positionH>
            <wp:positionV relativeFrom="paragraph">
              <wp:posOffset>114935</wp:posOffset>
            </wp:positionV>
            <wp:extent cx="3239770" cy="1224280"/>
            <wp:effectExtent l="0" t="0" r="0" b="0"/>
            <wp:wrapTopAndBottom/>
            <wp:docPr id="75" name="Bild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d73" descr=""/>
                    <pic:cNvPicPr>
                      <a:picLocks noChangeAspect="1" noChangeArrowheads="1"/>
                    </pic:cNvPicPr>
                  </pic:nvPicPr>
                  <pic:blipFill>
                    <a:blip r:embed="rId78"/>
                    <a:stretch>
                      <a:fillRect/>
                    </a:stretch>
                  </pic:blipFill>
                  <pic:spPr bwMode="auto">
                    <a:xfrm>
                      <a:off x="0" y="0"/>
                      <a:ext cx="3239770" cy="1224280"/>
                    </a:xfrm>
                    <a:prstGeom prst="rect">
                      <a:avLst/>
                    </a:prstGeom>
                  </pic:spPr>
                </pic:pic>
              </a:graphicData>
            </a:graphic>
          </wp:anchor>
        </w:drawing>
      </w:r>
    </w:p>
    <w:p>
      <w:pPr>
        <w:pStyle w:val="Normal"/>
        <w:bidi w:val="0"/>
        <w:jc w:val="left"/>
        <w:rPr>
          <w:rFonts w:ascii="Arial" w:hAnsi="Arial"/>
        </w:rPr>
      </w:pPr>
      <w:r>
        <w:rPr/>
        <w:drawing>
          <wp:anchor behindDoc="0" distT="0" distB="0" distL="0" distR="0" simplePos="0" locked="0" layoutInCell="0" allowOverlap="1" relativeHeight="93">
            <wp:simplePos x="0" y="0"/>
            <wp:positionH relativeFrom="column">
              <wp:posOffset>45085</wp:posOffset>
            </wp:positionH>
            <wp:positionV relativeFrom="paragraph">
              <wp:posOffset>43180</wp:posOffset>
            </wp:positionV>
            <wp:extent cx="3239770" cy="835025"/>
            <wp:effectExtent l="0" t="0" r="0" b="0"/>
            <wp:wrapTopAndBottom/>
            <wp:docPr id="76" name="Bild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d74" descr=""/>
                    <pic:cNvPicPr>
                      <a:picLocks noChangeAspect="1" noChangeArrowheads="1"/>
                    </pic:cNvPicPr>
                  </pic:nvPicPr>
                  <pic:blipFill>
                    <a:blip r:embed="rId79"/>
                    <a:stretch>
                      <a:fillRect/>
                    </a:stretch>
                  </pic:blipFill>
                  <pic:spPr bwMode="auto">
                    <a:xfrm>
                      <a:off x="0" y="0"/>
                      <a:ext cx="3239770" cy="835025"/>
                    </a:xfrm>
                    <a:prstGeom prst="rect">
                      <a:avLst/>
                    </a:prstGeom>
                  </pic:spPr>
                </pic:pic>
              </a:graphicData>
            </a:graphic>
          </wp:anchor>
        </w:drawing>
      </w:r>
    </w:p>
    <w:p>
      <w:pPr>
        <w:pStyle w:val="Normal"/>
        <w:bidi w:val="0"/>
        <w:jc w:val="left"/>
        <w:rPr>
          <w:rFonts w:ascii="Arial" w:hAnsi="Arial"/>
        </w:rPr>
      </w:pPr>
      <w:r>
        <w:rPr/>
      </w:r>
    </w:p>
    <w:p>
      <w:pPr>
        <w:pStyle w:val="Heading2"/>
        <w:numPr>
          <w:ilvl w:val="1"/>
          <w:numId w:val="3"/>
        </w:numPr>
        <w:rPr>
          <w:rFonts w:ascii="Arial" w:hAnsi="Arial"/>
        </w:rPr>
      </w:pPr>
      <w:bookmarkStart w:id="82" w:name="__RefHeading___Toc1238_2975391565"/>
      <w:bookmarkEnd w:id="82"/>
      <w:r>
        <w:rPr/>
        <w:t>Rollenübersicht</w:t>
      </w:r>
    </w:p>
    <w:p>
      <w:pPr>
        <w:pStyle w:val="Normal"/>
        <w:bidi w:val="0"/>
        <w:jc w:val="left"/>
        <w:rPr>
          <w:rFonts w:ascii="Arial" w:hAnsi="Arial"/>
        </w:rPr>
      </w:pPr>
      <w:r>
        <w:rPr/>
        <w:drawing>
          <wp:anchor behindDoc="0" distT="0" distB="0" distL="0" distR="0" simplePos="0" locked="0" layoutInCell="0" allowOverlap="1" relativeHeight="94">
            <wp:simplePos x="0" y="0"/>
            <wp:positionH relativeFrom="column">
              <wp:posOffset>75565</wp:posOffset>
            </wp:positionH>
            <wp:positionV relativeFrom="paragraph">
              <wp:posOffset>118745</wp:posOffset>
            </wp:positionV>
            <wp:extent cx="3239770" cy="1483360"/>
            <wp:effectExtent l="0" t="0" r="0" b="0"/>
            <wp:wrapTopAndBottom/>
            <wp:docPr id="77" name="Bild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ild75" descr=""/>
                    <pic:cNvPicPr>
                      <a:picLocks noChangeAspect="1" noChangeArrowheads="1"/>
                    </pic:cNvPicPr>
                  </pic:nvPicPr>
                  <pic:blipFill>
                    <a:blip r:embed="rId80"/>
                    <a:stretch>
                      <a:fillRect/>
                    </a:stretch>
                  </pic:blipFill>
                  <pic:spPr bwMode="auto">
                    <a:xfrm>
                      <a:off x="0" y="0"/>
                      <a:ext cx="3239770" cy="1483360"/>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Die Rollenübersicht liefert ein Übersicht über alle Beitragsrollen und deren Anzahl an Mitgliedern.</w:t>
      </w:r>
    </w:p>
    <w:p>
      <w:pPr>
        <w:pStyle w:val="BodyText"/>
        <w:rPr>
          <w:rFonts w:ascii="Arial" w:hAnsi="Arial"/>
        </w:rPr>
      </w:pPr>
      <w:r>
        <w:rPr/>
      </w:r>
    </w:p>
    <w:p>
      <w:pPr>
        <w:pStyle w:val="Heading2"/>
        <w:numPr>
          <w:ilvl w:val="1"/>
          <w:numId w:val="3"/>
        </w:numPr>
        <w:rPr>
          <w:rFonts w:ascii="Arial" w:hAnsi="Arial"/>
        </w:rPr>
      </w:pPr>
      <w:bookmarkStart w:id="83" w:name="__RefHeading___Toc1260_2975391565"/>
      <w:bookmarkEnd w:id="83"/>
      <w:r>
        <w:rPr/>
        <w:t>Plugininformationen</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107">
            <wp:simplePos x="0" y="0"/>
            <wp:positionH relativeFrom="column">
              <wp:posOffset>197485</wp:posOffset>
            </wp:positionH>
            <wp:positionV relativeFrom="paragraph">
              <wp:posOffset>36195</wp:posOffset>
            </wp:positionV>
            <wp:extent cx="2755265" cy="986155"/>
            <wp:effectExtent l="0" t="0" r="0" b="0"/>
            <wp:wrapTopAndBottom/>
            <wp:docPr id="78" name="Bild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ild104" descr=""/>
                    <pic:cNvPicPr>
                      <a:picLocks noChangeAspect="1" noChangeArrowheads="1"/>
                    </pic:cNvPicPr>
                  </pic:nvPicPr>
                  <pic:blipFill>
                    <a:blip r:embed="rId81"/>
                    <a:stretch>
                      <a:fillRect/>
                    </a:stretch>
                  </pic:blipFill>
                  <pic:spPr bwMode="auto">
                    <a:xfrm>
                      <a:off x="0" y="0"/>
                      <a:ext cx="2755265" cy="986155"/>
                    </a:xfrm>
                    <a:prstGeom prst="rect">
                      <a:avLst/>
                    </a:prstGeom>
                  </pic:spPr>
                </pic:pic>
              </a:graphicData>
            </a:graphic>
          </wp:anchor>
        </w:drawing>
      </w:r>
    </w:p>
    <w:p>
      <w:pPr>
        <w:pStyle w:val="Normal"/>
        <w:widowControl/>
        <w:numPr>
          <w:ilvl w:val="0"/>
          <w:numId w:val="0"/>
        </w:numPr>
        <w:suppressAutoHyphens w:val="true"/>
        <w:overflowPunct w:val="true"/>
        <w:bidi w:val="0"/>
        <w:ind w:hanging="0" w:left="0"/>
        <w:jc w:val="left"/>
        <w:rPr>
          <w:sz w:val="20"/>
          <w:szCs w:val="20"/>
        </w:rPr>
      </w:pPr>
      <w:r>
        <w:rPr>
          <w:sz w:val="20"/>
          <w:szCs w:val="20"/>
        </w:rPr>
        <w:t>Hier werden Informationen zur Version und zum Stand des Plugins angezeigt.</w:t>
      </w:r>
      <w:r>
        <w:br w:type="page"/>
      </w:r>
    </w:p>
    <w:p>
      <w:pPr>
        <w:pStyle w:val="Heading1"/>
        <w:numPr>
          <w:ilvl w:val="0"/>
          <w:numId w:val="3"/>
        </w:numPr>
        <w:spacing w:before="0" w:after="120"/>
        <w:rPr>
          <w:rFonts w:ascii="Arial" w:hAnsi="Arial"/>
        </w:rPr>
      </w:pPr>
      <w:bookmarkStart w:id="84" w:name="__RefHeading___Toc1832_3856073189"/>
      <w:bookmarkEnd w:id="84"/>
      <w:r>
        <w:rPr/>
        <w:t>Einstellungen</w:t>
      </w:r>
    </w:p>
    <w:p>
      <w:pPr>
        <w:pStyle w:val="Heading2"/>
        <w:numPr>
          <w:ilvl w:val="1"/>
          <w:numId w:val="3"/>
        </w:numPr>
        <w:rPr>
          <w:rFonts w:ascii="Arial" w:hAnsi="Arial"/>
        </w:rPr>
      </w:pPr>
      <w:r>
        <w:rPr>
          <w:rFonts w:ascii="Arial" w:hAnsi="Arial"/>
        </w:rPr>
      </w:r>
    </w:p>
    <w:p>
      <w:pPr>
        <w:pStyle w:val="Heading2"/>
        <w:numPr>
          <w:ilvl w:val="1"/>
          <w:numId w:val="3"/>
        </w:numPr>
        <w:rPr>
          <w:rFonts w:ascii="Arial" w:hAnsi="Arial"/>
        </w:rPr>
      </w:pPr>
      <w:bookmarkStart w:id="85" w:name="__RefHeading___Toc1242_2975391565"/>
      <w:bookmarkEnd w:id="85"/>
      <w:r>
        <w:rPr/>
        <w:t>Beitragseinstellungen</w:t>
      </w:r>
    </w:p>
    <w:p>
      <w:pPr>
        <w:pStyle w:val="Normal"/>
        <w:numPr>
          <w:ilvl w:val="0"/>
          <w:numId w:val="3"/>
        </w:numPr>
        <w:bidi w:val="0"/>
        <w:jc w:val="left"/>
        <w:rPr>
          <w:rFonts w:ascii="Arial" w:hAnsi="Arial"/>
        </w:rPr>
      </w:pPr>
      <w:r>
        <w:rPr/>
        <w:drawing>
          <wp:anchor behindDoc="0" distT="0" distB="0" distL="0" distR="0" simplePos="0" locked="0" layoutInCell="0" allowOverlap="1" relativeHeight="97">
            <wp:simplePos x="0" y="0"/>
            <wp:positionH relativeFrom="column">
              <wp:posOffset>28575</wp:posOffset>
            </wp:positionH>
            <wp:positionV relativeFrom="paragraph">
              <wp:posOffset>183515</wp:posOffset>
            </wp:positionV>
            <wp:extent cx="3239770" cy="2512695"/>
            <wp:effectExtent l="0" t="0" r="0" b="0"/>
            <wp:wrapTopAndBottom/>
            <wp:docPr id="79" name="Bild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ild77" descr=""/>
                    <pic:cNvPicPr>
                      <a:picLocks noChangeAspect="1" noChangeArrowheads="1"/>
                    </pic:cNvPicPr>
                  </pic:nvPicPr>
                  <pic:blipFill>
                    <a:blip r:embed="rId82"/>
                    <a:stretch>
                      <a:fillRect/>
                    </a:stretch>
                  </pic:blipFill>
                  <pic:spPr bwMode="auto">
                    <a:xfrm>
                      <a:off x="0" y="0"/>
                      <a:ext cx="3239770" cy="251269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1"/>
          <w:numId w:val="3"/>
        </w:numPr>
        <w:bidi w:val="0"/>
        <w:jc w:val="left"/>
        <w:rPr>
          <w:sz w:val="20"/>
          <w:szCs w:val="20"/>
        </w:rPr>
      </w:pPr>
      <w:r>
        <w:rPr>
          <w:sz w:val="20"/>
          <w:szCs w:val="20"/>
        </w:rPr>
        <w:t>Allgemeine Beitragseinstellungen.</w:t>
      </w:r>
    </w:p>
    <w:p>
      <w:pPr>
        <w:pStyle w:val="Heading2"/>
        <w:numPr>
          <w:ilvl w:val="1"/>
          <w:numId w:val="3"/>
        </w:numPr>
        <w:rPr>
          <w:rFonts w:ascii="Arial" w:hAnsi="Arial"/>
        </w:rPr>
      </w:pPr>
      <w:r>
        <w:rPr>
          <w:rFonts w:ascii="Arial" w:hAnsi="Arial"/>
        </w:rPr>
      </w:r>
    </w:p>
    <w:p>
      <w:pPr>
        <w:pStyle w:val="Heading2"/>
        <w:numPr>
          <w:ilvl w:val="1"/>
          <w:numId w:val="3"/>
        </w:numPr>
        <w:rPr>
          <w:rFonts w:ascii="Arial" w:hAnsi="Arial"/>
        </w:rPr>
      </w:pPr>
      <w:r>
        <w:rPr>
          <w:rFonts w:ascii="Arial" w:hAnsi="Arial"/>
        </w:rPr>
      </w:r>
    </w:p>
    <w:p>
      <w:pPr>
        <w:pStyle w:val="Heading2"/>
        <w:numPr>
          <w:ilvl w:val="1"/>
          <w:numId w:val="3"/>
        </w:numPr>
        <w:rPr>
          <w:rFonts w:ascii="Arial" w:hAnsi="Arial"/>
        </w:rPr>
      </w:pPr>
      <w:bookmarkStart w:id="86" w:name="__RefHeading___Toc1244_2975391565"/>
      <w:bookmarkEnd w:id="86"/>
      <w:r>
        <w:rPr/>
        <w:t>Altersgestaffelte Rollen</w:t>
      </w:r>
    </w:p>
    <w:p>
      <w:pPr>
        <w:pStyle w:val="BodyText"/>
        <w:numPr>
          <w:ilvl w:val="0"/>
          <w:numId w:val="3"/>
        </w:numPr>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72">
            <wp:simplePos x="0" y="0"/>
            <wp:positionH relativeFrom="column">
              <wp:posOffset>90170</wp:posOffset>
            </wp:positionH>
            <wp:positionV relativeFrom="paragraph">
              <wp:posOffset>635</wp:posOffset>
            </wp:positionV>
            <wp:extent cx="3239770" cy="2588260"/>
            <wp:effectExtent l="0" t="0" r="0" b="0"/>
            <wp:wrapTopAndBottom/>
            <wp:docPr id="80" name="Bild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d78" descr=""/>
                    <pic:cNvPicPr>
                      <a:picLocks noChangeAspect="1" noChangeArrowheads="1"/>
                    </pic:cNvPicPr>
                  </pic:nvPicPr>
                  <pic:blipFill>
                    <a:blip r:embed="rId83"/>
                    <a:stretch>
                      <a:fillRect/>
                    </a:stretch>
                  </pic:blipFill>
                  <pic:spPr bwMode="auto">
                    <a:xfrm>
                      <a:off x="0" y="0"/>
                      <a:ext cx="3239770" cy="2588260"/>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1"/>
          <w:numId w:val="3"/>
        </w:numPr>
        <w:rPr>
          <w:rFonts w:ascii="Arial" w:hAnsi="Arial"/>
          <w:sz w:val="20"/>
          <w:szCs w:val="20"/>
        </w:rPr>
      </w:pPr>
      <w:bookmarkStart w:id="87" w:name="__RefHeading___Toc1915_1567046155"/>
      <w:bookmarkEnd w:id="87"/>
      <w:r>
        <w:rPr>
          <w:sz w:val="20"/>
          <w:szCs w:val="20"/>
        </w:rPr>
        <w:t>Einstellungen für die altersgestaffelten Rollen.</w:t>
      </w:r>
    </w:p>
    <w:p>
      <w:pPr>
        <w:pStyle w:val="Heading2"/>
        <w:numPr>
          <w:ilvl w:val="1"/>
          <w:numId w:val="3"/>
        </w:numPr>
        <w:rPr>
          <w:rFonts w:ascii="Arial" w:hAnsi="Arial"/>
        </w:rPr>
      </w:pPr>
      <w:bookmarkStart w:id="88" w:name="__RefHeading___Toc1246_2975391565"/>
      <w:bookmarkEnd w:id="88"/>
      <w:r>
        <w:rPr/>
        <w:t>Familienrollen</w:t>
      </w:r>
    </w:p>
    <w:p>
      <w:pPr>
        <w:pStyle w:val="BodyText"/>
        <w:rPr>
          <w:rFonts w:ascii="Arial" w:hAnsi="Arial"/>
        </w:rPr>
      </w:pPr>
      <w:r>
        <w:rPr/>
        <w:drawing>
          <wp:anchor behindDoc="0" distT="0" distB="0" distL="0" distR="0" simplePos="0" locked="0" layoutInCell="0" allowOverlap="1" relativeHeight="15">
            <wp:simplePos x="0" y="0"/>
            <wp:positionH relativeFrom="column">
              <wp:posOffset>-6985</wp:posOffset>
            </wp:positionH>
            <wp:positionV relativeFrom="paragraph">
              <wp:posOffset>172720</wp:posOffset>
            </wp:positionV>
            <wp:extent cx="3239770" cy="3135630"/>
            <wp:effectExtent l="0" t="0" r="0" b="0"/>
            <wp:wrapTopAndBottom/>
            <wp:docPr id="81" name="Bild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ild79" descr=""/>
                    <pic:cNvPicPr>
                      <a:picLocks noChangeAspect="1" noChangeArrowheads="1"/>
                    </pic:cNvPicPr>
                  </pic:nvPicPr>
                  <pic:blipFill>
                    <a:blip r:embed="rId84"/>
                    <a:stretch>
                      <a:fillRect/>
                    </a:stretch>
                  </pic:blipFill>
                  <pic:spPr bwMode="auto">
                    <a:xfrm>
                      <a:off x="0" y="0"/>
                      <a:ext cx="3239770" cy="3135630"/>
                    </a:xfrm>
                    <a:prstGeom prst="rect">
                      <a:avLst/>
                    </a:prstGeom>
                  </pic:spPr>
                </pic:pic>
              </a:graphicData>
            </a:graphic>
          </wp:anchor>
        </w:drawing>
      </w:r>
    </w:p>
    <w:p>
      <w:pPr>
        <w:pStyle w:val="Normal"/>
        <w:bidi w:val="0"/>
        <w:jc w:val="left"/>
        <w:rPr>
          <w:sz w:val="20"/>
          <w:szCs w:val="20"/>
        </w:rPr>
      </w:pPr>
      <w:r>
        <w:rPr>
          <w:sz w:val="20"/>
          <w:szCs w:val="20"/>
        </w:rPr>
        <w:t>Einstellungen für Familienrollen.</w:t>
      </w:r>
    </w:p>
    <w:p>
      <w:pPr>
        <w:pStyle w:val="Normal"/>
        <w:bidi w:val="0"/>
        <w:jc w:val="left"/>
        <w:rPr>
          <w:rFonts w:ascii="Arial" w:hAnsi="Arial"/>
        </w:rPr>
      </w:pPr>
      <w:r>
        <w:rPr/>
      </w:r>
    </w:p>
    <w:p>
      <w:pPr>
        <w:pStyle w:val="Heading2"/>
        <w:numPr>
          <w:ilvl w:val="1"/>
          <w:numId w:val="3"/>
        </w:numPr>
        <w:rPr>
          <w:rFonts w:ascii="Arial" w:hAnsi="Arial"/>
        </w:rPr>
      </w:pPr>
      <w:bookmarkStart w:id="89" w:name="__RefHeading___Toc1248_2975391565"/>
      <w:bookmarkEnd w:id="89"/>
      <w:r>
        <w:rPr/>
        <w:t>Multiplikatorrollen</w:t>
      </w:r>
    </w:p>
    <w:p>
      <w:pPr>
        <w:pStyle w:val="BodyText"/>
        <w:bidi w:val="0"/>
        <w:jc w:val="left"/>
        <w:rPr>
          <w:rFonts w:ascii="Arial" w:hAnsi="Arial"/>
        </w:rPr>
      </w:pPr>
      <w:r>
        <w:rPr/>
      </w:r>
    </w:p>
    <w:p>
      <w:pPr>
        <w:pStyle w:val="BodyText"/>
        <w:bidi w:val="0"/>
        <w:jc w:val="left"/>
        <w:rPr>
          <w:rFonts w:ascii="Arial" w:hAnsi="Arial"/>
          <w:sz w:val="20"/>
          <w:szCs w:val="20"/>
        </w:rPr>
      </w:pPr>
      <w:r>
        <w:drawing>
          <wp:anchor behindDoc="0" distT="0" distB="0" distL="0" distR="0" simplePos="0" locked="0" layoutInCell="0" allowOverlap="1" relativeHeight="16">
            <wp:simplePos x="0" y="0"/>
            <wp:positionH relativeFrom="column">
              <wp:posOffset>-46990</wp:posOffset>
            </wp:positionH>
            <wp:positionV relativeFrom="paragraph">
              <wp:posOffset>635</wp:posOffset>
            </wp:positionV>
            <wp:extent cx="3239770" cy="716280"/>
            <wp:effectExtent l="0" t="0" r="0" b="0"/>
            <wp:wrapTopAndBottom/>
            <wp:docPr id="82" name="Bild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ild80" descr=""/>
                    <pic:cNvPicPr>
                      <a:picLocks noChangeAspect="1" noChangeArrowheads="1"/>
                    </pic:cNvPicPr>
                  </pic:nvPicPr>
                  <pic:blipFill>
                    <a:blip r:embed="rId85"/>
                    <a:stretch>
                      <a:fillRect/>
                    </a:stretch>
                  </pic:blipFill>
                  <pic:spPr bwMode="auto">
                    <a:xfrm>
                      <a:off x="0" y="0"/>
                      <a:ext cx="3239770" cy="716280"/>
                    </a:xfrm>
                    <a:prstGeom prst="rect">
                      <a:avLst/>
                    </a:prstGeom>
                  </pic:spPr>
                </pic:pic>
              </a:graphicData>
            </a:graphic>
          </wp:anchor>
        </w:drawing>
      </w:r>
      <w:r>
        <w:rPr>
          <w:sz w:val="20"/>
          <w:szCs w:val="20"/>
        </w:rPr>
        <w:t>Hier können eine oder mehrere Beitragsrollen als Multiplikatorrollen definiert werden.</w:t>
      </w:r>
    </w:p>
    <w:p>
      <w:pPr>
        <w:pStyle w:val="BodyText"/>
        <w:bidi w:val="0"/>
        <w:jc w:val="left"/>
        <w:rPr>
          <w:rFonts w:ascii="Arial" w:hAnsi="Arial"/>
        </w:rPr>
      </w:pPr>
      <w:r>
        <w:rPr/>
      </w:r>
    </w:p>
    <w:p>
      <w:pPr>
        <w:pStyle w:val="Heading2"/>
        <w:numPr>
          <w:ilvl w:val="1"/>
          <w:numId w:val="3"/>
        </w:numPr>
        <w:rPr>
          <w:rFonts w:ascii="Arial" w:hAnsi="Arial"/>
        </w:rPr>
      </w:pPr>
      <w:bookmarkStart w:id="90" w:name="__RefHeading___Toc1248_29753915651"/>
      <w:bookmarkEnd w:id="90"/>
      <w:r>
        <w:rPr/>
        <w:t>Erweiterte Rollenbearbeitung</w:t>
      </w:r>
    </w:p>
    <w:p>
      <w:pPr>
        <w:pStyle w:val="Heading3"/>
        <w:numPr>
          <w:ilvl w:val="2"/>
          <w:numId w:val="2"/>
        </w:numPr>
        <w:rPr>
          <w:rFonts w:ascii="Arial" w:hAnsi="Arial"/>
          <w:b w:val="false"/>
          <w:bCs w:val="false"/>
          <w:sz w:val="20"/>
          <w:szCs w:val="20"/>
        </w:rPr>
      </w:pPr>
      <w:r>
        <w:rPr>
          <w:rFonts w:ascii="Arial" w:hAnsi="Arial"/>
          <w:b w:val="false"/>
          <w:bCs w:val="false"/>
          <w:sz w:val="20"/>
          <w:szCs w:val="20"/>
        </w:rPr>
      </w:r>
    </w:p>
    <w:p>
      <w:pPr>
        <w:pStyle w:val="Heading3"/>
        <w:numPr>
          <w:ilvl w:val="2"/>
          <w:numId w:val="2"/>
        </w:numPr>
        <w:rPr>
          <w:rFonts w:ascii="Arial" w:hAnsi="Arial"/>
          <w:b w:val="false"/>
          <w:bCs w:val="false"/>
          <w:sz w:val="20"/>
          <w:szCs w:val="20"/>
        </w:rPr>
      </w:pPr>
      <w:r>
        <w:rPr>
          <w:rFonts w:ascii="Arial" w:hAnsi="Arial"/>
          <w:b w:val="false"/>
          <w:bCs w:val="false"/>
          <w:sz w:val="20"/>
          <w:szCs w:val="20"/>
        </w:rPr>
        <w:drawing>
          <wp:anchor behindDoc="0" distT="0" distB="0" distL="0" distR="0" simplePos="0" locked="0" layoutInCell="0" allowOverlap="1" relativeHeight="17">
            <wp:simplePos x="0" y="0"/>
            <wp:positionH relativeFrom="column">
              <wp:posOffset>39370</wp:posOffset>
            </wp:positionH>
            <wp:positionV relativeFrom="paragraph">
              <wp:posOffset>57150</wp:posOffset>
            </wp:positionV>
            <wp:extent cx="3239770" cy="1454150"/>
            <wp:effectExtent l="0" t="0" r="0" b="0"/>
            <wp:wrapTopAndBottom/>
            <wp:docPr id="83" name="Bild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ild81" descr=""/>
                    <pic:cNvPicPr>
                      <a:picLocks noChangeAspect="1" noChangeArrowheads="1"/>
                    </pic:cNvPicPr>
                  </pic:nvPicPr>
                  <pic:blipFill>
                    <a:blip r:embed="rId86"/>
                    <a:stretch>
                      <a:fillRect/>
                    </a:stretch>
                  </pic:blipFill>
                  <pic:spPr bwMode="auto">
                    <a:xfrm>
                      <a:off x="0" y="0"/>
                      <a:ext cx="3239770" cy="1454150"/>
                    </a:xfrm>
                    <a:prstGeom prst="rect">
                      <a:avLst/>
                    </a:prstGeom>
                  </pic:spPr>
                </pic:pic>
              </a:graphicData>
            </a:graphic>
          </wp:anchor>
        </w:drawing>
      </w:r>
    </w:p>
    <w:p>
      <w:pPr>
        <w:pStyle w:val="Normal"/>
        <w:numPr>
          <w:ilvl w:val="2"/>
          <w:numId w:val="2"/>
        </w:numPr>
        <w:rPr>
          <w:rFonts w:ascii="Arial" w:hAnsi="Arial"/>
          <w:sz w:val="20"/>
          <w:szCs w:val="20"/>
        </w:rPr>
      </w:pPr>
      <w:bookmarkStart w:id="91" w:name="__RefHeading___Toc2284_2795132422"/>
      <w:bookmarkEnd w:id="91"/>
      <w:r>
        <w:rPr>
          <w:sz w:val="20"/>
          <w:szCs w:val="20"/>
        </w:rPr>
        <w:t xml:space="preserve">Über die </w:t>
      </w:r>
      <w:r>
        <w:rPr>
          <w:b/>
          <w:bCs/>
          <w:sz w:val="20"/>
          <w:szCs w:val="20"/>
        </w:rPr>
        <w:t>Erweiterte Rollenbearbeitung</w:t>
      </w:r>
      <w:r>
        <w:rPr>
          <w:sz w:val="20"/>
          <w:szCs w:val="20"/>
        </w:rPr>
        <w:t xml:space="preserve"> können die Werte von Beitrag, Beitragszeitraum und Beschreibung von Beitragsrollen (außer Familienrollen) editiert werden. Nur über diesen Menüpunkt ist es möglich, einen Dezimalwert für den Beitrag einer Rolle einzugeben (über  </w:t>
      </w:r>
      <w:r>
        <w:rPr>
          <w:i/>
          <w:iCs/>
          <w:sz w:val="20"/>
          <w:szCs w:val="20"/>
        </w:rPr>
        <w:t>→ Admidio – Gruppen &amp; Rollen – Rolle bearbei</w:t>
        <w:softHyphen/>
        <w:t>ten</w:t>
      </w:r>
      <w:r>
        <w:rPr>
          <w:sz w:val="20"/>
          <w:szCs w:val="20"/>
        </w:rPr>
        <w:t xml:space="preserve"> ist das nicht mehr möglich).</w:t>
      </w:r>
    </w:p>
    <w:p>
      <w:pPr>
        <w:pStyle w:val="Heading2"/>
        <w:numPr>
          <w:ilvl w:val="1"/>
          <w:numId w:val="3"/>
        </w:numPr>
        <w:rPr>
          <w:rFonts w:ascii="Arial" w:hAnsi="Arial"/>
        </w:rPr>
      </w:pPr>
      <w:bookmarkStart w:id="92" w:name="__RefHeading___Toc1624_1958182187"/>
      <w:bookmarkEnd w:id="92"/>
      <w:r>
        <w:rPr/>
        <w:t>Individualbeiträge</w:t>
      </w:r>
    </w:p>
    <w:p>
      <w:pPr>
        <w:pStyle w:val="BodyText"/>
        <w:rPr>
          <w:rFonts w:ascii="Arial" w:hAnsi="Arial"/>
          <w:sz w:val="20"/>
          <w:szCs w:val="20"/>
        </w:rPr>
      </w:pPr>
      <w:r>
        <w:drawing>
          <wp:anchor behindDoc="0" distT="0" distB="0" distL="0" distR="0" simplePos="0" locked="0" layoutInCell="0" allowOverlap="1" relativeHeight="18">
            <wp:simplePos x="0" y="0"/>
            <wp:positionH relativeFrom="column">
              <wp:posOffset>-11430</wp:posOffset>
            </wp:positionH>
            <wp:positionV relativeFrom="paragraph">
              <wp:posOffset>75565</wp:posOffset>
            </wp:positionV>
            <wp:extent cx="3239770" cy="716280"/>
            <wp:effectExtent l="0" t="0" r="0" b="0"/>
            <wp:wrapTopAndBottom/>
            <wp:docPr id="84" name="Bild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d82" descr=""/>
                    <pic:cNvPicPr>
                      <a:picLocks noChangeAspect="1" noChangeArrowheads="1"/>
                    </pic:cNvPicPr>
                  </pic:nvPicPr>
                  <pic:blipFill>
                    <a:blip r:embed="rId87"/>
                    <a:stretch>
                      <a:fillRect/>
                    </a:stretch>
                  </pic:blipFill>
                  <pic:spPr bwMode="auto">
                    <a:xfrm>
                      <a:off x="0" y="0"/>
                      <a:ext cx="3239770" cy="716280"/>
                    </a:xfrm>
                    <a:prstGeom prst="rect">
                      <a:avLst/>
                    </a:prstGeom>
                  </pic:spPr>
                </pic:pic>
              </a:graphicData>
            </a:graphic>
          </wp:anchor>
        </w:drawing>
      </w:r>
      <w:r>
        <w:rPr>
          <w:sz w:val="20"/>
          <w:szCs w:val="20"/>
        </w:rPr>
        <w:t xml:space="preserve">Hier kann das Modul </w:t>
      </w:r>
      <w:r>
        <w:rPr>
          <w:b/>
          <w:bCs/>
          <w:sz w:val="20"/>
          <w:szCs w:val="20"/>
        </w:rPr>
        <w:t>Individualbeiträge</w:t>
      </w:r>
      <w:r>
        <w:rPr>
          <w:sz w:val="20"/>
          <w:szCs w:val="20"/>
        </w:rPr>
        <w:t xml:space="preserve"> aktiviert oder deaktiviert werden.</w:t>
      </w:r>
    </w:p>
    <w:p>
      <w:pPr>
        <w:pStyle w:val="BodyText"/>
        <w:rPr>
          <w:rFonts w:ascii="Arial" w:hAnsi="Arial"/>
          <w:sz w:val="20"/>
          <w:szCs w:val="20"/>
        </w:rPr>
      </w:pPr>
      <w:r>
        <w:rPr>
          <w:sz w:val="20"/>
          <w:szCs w:val="20"/>
        </w:rPr>
        <w:t>Beispiele für Konfigurationen von Grund- und Verbrauchsbetrag von Wasser und Strom.</w:t>
      </w:r>
    </w:p>
    <w:p>
      <w:pPr>
        <w:pStyle w:val="BodyText"/>
        <w:rPr>
          <w:rFonts w:ascii="Arial" w:hAnsi="Arial"/>
          <w:sz w:val="20"/>
          <w:szCs w:val="20"/>
        </w:rPr>
      </w:pPr>
      <w:r>
        <w:drawing>
          <wp:anchor behindDoc="0" distT="0" distB="0" distL="0" distR="0" simplePos="0" locked="0" layoutInCell="0" allowOverlap="1" relativeHeight="19">
            <wp:simplePos x="0" y="0"/>
            <wp:positionH relativeFrom="column">
              <wp:posOffset>16510</wp:posOffset>
            </wp:positionH>
            <wp:positionV relativeFrom="paragraph">
              <wp:posOffset>-8255</wp:posOffset>
            </wp:positionV>
            <wp:extent cx="3239770" cy="1364615"/>
            <wp:effectExtent l="0" t="0" r="0" b="0"/>
            <wp:wrapTopAndBottom/>
            <wp:docPr id="85" name="Bild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ild83" descr=""/>
                    <pic:cNvPicPr>
                      <a:picLocks noChangeAspect="1" noChangeArrowheads="1"/>
                    </pic:cNvPicPr>
                  </pic:nvPicPr>
                  <pic:blipFill>
                    <a:blip r:embed="rId88"/>
                    <a:stretch>
                      <a:fillRect/>
                    </a:stretch>
                  </pic:blipFill>
                  <pic:spPr bwMode="auto">
                    <a:xfrm>
                      <a:off x="0" y="0"/>
                      <a:ext cx="3239770" cy="1364615"/>
                    </a:xfrm>
                    <a:prstGeom prst="rect">
                      <a:avLst/>
                    </a:prstGeom>
                  </pic:spPr>
                </pic:pic>
              </a:graphicData>
            </a:graphic>
          </wp:anchor>
        </w:drawing>
      </w:r>
      <w:r>
        <w:rPr>
          <w:sz w:val="20"/>
          <w:szCs w:val="20"/>
        </w:rPr>
        <w:t>Beispiel Grundbetrag Wassergebühren</w:t>
      </w:r>
    </w:p>
    <w:p>
      <w:pPr>
        <w:pStyle w:val="BodyText"/>
        <w:rPr>
          <w:rFonts w:ascii="Arial" w:hAnsi="Arial"/>
          <w:sz w:val="20"/>
          <w:szCs w:val="20"/>
        </w:rPr>
      </w:pPr>
      <w:r>
        <w:rPr>
          <w:sz w:val="20"/>
          <w:szCs w:val="20"/>
        </w:rPr>
      </w:r>
    </w:p>
    <w:p>
      <w:pPr>
        <w:pStyle w:val="BodyText"/>
        <w:bidi w:val="0"/>
        <w:jc w:val="left"/>
        <w:rPr>
          <w:sz w:val="20"/>
          <w:szCs w:val="20"/>
        </w:rPr>
      </w:pPr>
      <w:r>
        <w:drawing>
          <wp:anchor behindDoc="0" distT="0" distB="0" distL="0" distR="0" simplePos="0" locked="0" layoutInCell="0" allowOverlap="1" relativeHeight="20">
            <wp:simplePos x="0" y="0"/>
            <wp:positionH relativeFrom="column">
              <wp:posOffset>16510</wp:posOffset>
            </wp:positionH>
            <wp:positionV relativeFrom="paragraph">
              <wp:posOffset>-43180</wp:posOffset>
            </wp:positionV>
            <wp:extent cx="3239770" cy="1343025"/>
            <wp:effectExtent l="0" t="0" r="0" b="0"/>
            <wp:wrapTopAndBottom/>
            <wp:docPr id="86" name="Bild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ild84" descr=""/>
                    <pic:cNvPicPr>
                      <a:picLocks noChangeAspect="1" noChangeArrowheads="1"/>
                    </pic:cNvPicPr>
                  </pic:nvPicPr>
                  <pic:blipFill>
                    <a:blip r:embed="rId89"/>
                    <a:stretch>
                      <a:fillRect/>
                    </a:stretch>
                  </pic:blipFill>
                  <pic:spPr bwMode="auto">
                    <a:xfrm>
                      <a:off x="0" y="0"/>
                      <a:ext cx="3239770" cy="1343025"/>
                    </a:xfrm>
                    <a:prstGeom prst="rect">
                      <a:avLst/>
                    </a:prstGeom>
                  </pic:spPr>
                </pic:pic>
              </a:graphicData>
            </a:graphic>
          </wp:anchor>
        </w:drawing>
      </w:r>
      <w:r>
        <w:rPr>
          <w:sz w:val="20"/>
          <w:szCs w:val="20"/>
        </w:rPr>
        <w:t>Beispiel Verbrauchsbetrag Wassergebühren</w:t>
      </w:r>
    </w:p>
    <w:p>
      <w:pPr>
        <w:pStyle w:val="BodyText"/>
        <w:bidi w:val="0"/>
        <w:jc w:val="left"/>
        <w:rPr>
          <w:sz w:val="20"/>
          <w:szCs w:val="20"/>
        </w:rPr>
      </w:pPr>
      <w:r>
        <w:rPr>
          <w:sz w:val="20"/>
          <w:szCs w:val="20"/>
        </w:rPr>
      </w:r>
    </w:p>
    <w:p>
      <w:pPr>
        <w:pStyle w:val="BodyText"/>
        <w:numPr>
          <w:ilvl w:val="2"/>
          <w:numId w:val="2"/>
        </w:numPr>
        <w:rPr>
          <w:rFonts w:ascii="Arial" w:hAnsi="Arial"/>
        </w:rPr>
      </w:pPr>
      <w:r>
        <w:drawing>
          <wp:anchor behindDoc="0" distT="0" distB="0" distL="0" distR="0" simplePos="0" locked="0" layoutInCell="0" allowOverlap="1" relativeHeight="21">
            <wp:simplePos x="0" y="0"/>
            <wp:positionH relativeFrom="column">
              <wp:posOffset>3810</wp:posOffset>
            </wp:positionH>
            <wp:positionV relativeFrom="paragraph">
              <wp:posOffset>-107950</wp:posOffset>
            </wp:positionV>
            <wp:extent cx="3239770" cy="1343025"/>
            <wp:effectExtent l="0" t="0" r="0" b="0"/>
            <wp:wrapTopAndBottom/>
            <wp:docPr id="87" name="Bild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ild85" descr=""/>
                    <pic:cNvPicPr>
                      <a:picLocks noChangeAspect="1" noChangeArrowheads="1"/>
                    </pic:cNvPicPr>
                  </pic:nvPicPr>
                  <pic:blipFill>
                    <a:blip r:embed="rId90"/>
                    <a:stretch>
                      <a:fillRect/>
                    </a:stretch>
                  </pic:blipFill>
                  <pic:spPr bwMode="auto">
                    <a:xfrm>
                      <a:off x="0" y="0"/>
                      <a:ext cx="3239770" cy="1343025"/>
                    </a:xfrm>
                    <a:prstGeom prst="rect">
                      <a:avLst/>
                    </a:prstGeom>
                  </pic:spPr>
                </pic:pic>
              </a:graphicData>
            </a:graphic>
          </wp:anchor>
        </w:drawing>
      </w:r>
      <w:r>
        <w:rPr>
          <w:sz w:val="20"/>
          <w:szCs w:val="20"/>
        </w:rPr>
        <w:t>Beispiel Grundbetrag Stromgebühren</w:t>
      </w:r>
    </w:p>
    <w:p>
      <w:pPr>
        <w:pStyle w:val="Heading3"/>
        <w:numPr>
          <w:ilvl w:val="2"/>
          <w:numId w:val="2"/>
        </w:numPr>
        <w:rPr>
          <w:rFonts w:ascii="Arial" w:hAnsi="Arial"/>
        </w:rPr>
      </w:pPr>
      <w:r>
        <w:rPr>
          <w:rFonts w:ascii="Arial" w:hAnsi="Arial"/>
        </w:rPr>
      </w:r>
    </w:p>
    <w:p>
      <w:pPr>
        <w:pStyle w:val="BodyText"/>
        <w:bidi w:val="0"/>
        <w:jc w:val="left"/>
        <w:rPr>
          <w:sz w:val="20"/>
          <w:szCs w:val="20"/>
        </w:rPr>
      </w:pPr>
      <w:r>
        <w:drawing>
          <wp:anchor behindDoc="0" distT="0" distB="0" distL="0" distR="0" simplePos="0" locked="0" layoutInCell="0" allowOverlap="1" relativeHeight="22">
            <wp:simplePos x="0" y="0"/>
            <wp:positionH relativeFrom="column">
              <wp:posOffset>0</wp:posOffset>
            </wp:positionH>
            <wp:positionV relativeFrom="paragraph">
              <wp:posOffset>6985</wp:posOffset>
            </wp:positionV>
            <wp:extent cx="3239770" cy="1332230"/>
            <wp:effectExtent l="0" t="0" r="0" b="0"/>
            <wp:wrapTopAndBottom/>
            <wp:docPr id="88" name="Bild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ild86" descr=""/>
                    <pic:cNvPicPr>
                      <a:picLocks noChangeAspect="1" noChangeArrowheads="1"/>
                    </pic:cNvPicPr>
                  </pic:nvPicPr>
                  <pic:blipFill>
                    <a:blip r:embed="rId91"/>
                    <a:stretch>
                      <a:fillRect/>
                    </a:stretch>
                  </pic:blipFill>
                  <pic:spPr bwMode="auto">
                    <a:xfrm>
                      <a:off x="0" y="0"/>
                      <a:ext cx="3239770" cy="1332230"/>
                    </a:xfrm>
                    <a:prstGeom prst="rect">
                      <a:avLst/>
                    </a:prstGeom>
                  </pic:spPr>
                </pic:pic>
              </a:graphicData>
            </a:graphic>
          </wp:anchor>
        </w:drawing>
      </w:r>
      <w:r>
        <w:rPr>
          <w:sz w:val="20"/>
          <w:szCs w:val="20"/>
        </w:rPr>
        <w:t>Beispiel Verbrauchsbetrag Stromgebühren</w:t>
      </w:r>
    </w:p>
    <w:p>
      <w:pPr>
        <w:pStyle w:val="Heading2"/>
        <w:numPr>
          <w:ilvl w:val="1"/>
          <w:numId w:val="3"/>
        </w:numPr>
        <w:rPr>
          <w:rFonts w:ascii="Arial" w:hAnsi="Arial"/>
        </w:rPr>
      </w:pPr>
      <w:bookmarkStart w:id="93" w:name="__RefHeading___Toc1626_1958182187"/>
      <w:bookmarkEnd w:id="93"/>
      <w:r>
        <w:rPr/>
        <w:t>Kontodaten</w:t>
      </w:r>
    </w:p>
    <w:p>
      <w:pPr>
        <w:pStyle w:val="Normal"/>
        <w:bidi w:val="0"/>
        <w:jc w:val="left"/>
        <w:rPr>
          <w:rFonts w:ascii="Arial" w:hAnsi="Arial"/>
        </w:rPr>
      </w:pPr>
      <w:r>
        <w:rPr/>
        <w:drawing>
          <wp:anchor behindDoc="0" distT="0" distB="0" distL="0" distR="0" simplePos="0" locked="0" layoutInCell="0" allowOverlap="1" relativeHeight="23">
            <wp:simplePos x="0" y="0"/>
            <wp:positionH relativeFrom="column">
              <wp:posOffset>-10795</wp:posOffset>
            </wp:positionH>
            <wp:positionV relativeFrom="paragraph">
              <wp:posOffset>82550</wp:posOffset>
            </wp:positionV>
            <wp:extent cx="3239770" cy="1778635"/>
            <wp:effectExtent l="0" t="0" r="0" b="0"/>
            <wp:wrapTopAndBottom/>
            <wp:docPr id="89" name="Bild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ild87" descr=""/>
                    <pic:cNvPicPr>
                      <a:picLocks noChangeAspect="1" noChangeArrowheads="1"/>
                    </pic:cNvPicPr>
                  </pic:nvPicPr>
                  <pic:blipFill>
                    <a:blip r:embed="rId92"/>
                    <a:stretch>
                      <a:fillRect/>
                    </a:stretch>
                  </pic:blipFill>
                  <pic:spPr bwMode="auto">
                    <a:xfrm>
                      <a:off x="0" y="0"/>
                      <a:ext cx="3239770" cy="1778635"/>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Die Kontodaten des Zahlungsempfängers.</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Die Ansicht Mandatsänderung wird über den Link "Mandatsänderung" aufgerufen.</w:t>
      </w:r>
    </w:p>
    <w:p>
      <w:pPr>
        <w:pStyle w:val="Normal"/>
        <w:bidi w:val="0"/>
        <w:jc w:val="left"/>
        <w:rPr>
          <w:sz w:val="20"/>
          <w:szCs w:val="20"/>
        </w:rPr>
      </w:pPr>
      <w:r>
        <w:rPr>
          <w:sz w:val="20"/>
          <w:szCs w:val="20"/>
        </w:rPr>
      </w:r>
    </w:p>
    <w:p>
      <w:pPr>
        <w:pStyle w:val="Normal"/>
        <w:bidi w:val="0"/>
        <w:jc w:val="left"/>
        <w:rPr>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center"/>
        <w:rPr>
          <w:b/>
          <w:bCs/>
        </w:rPr>
      </w:pPr>
      <w:r>
        <w:rPr>
          <w:b/>
          <w:bCs/>
          <w:sz w:val="20"/>
          <w:szCs w:val="20"/>
        </w:rPr>
        <w:t>Hinweis</w:t>
      </w:r>
    </w:p>
    <w:p>
      <w:pPr>
        <w:pStyle w:val="Normal"/>
        <w:bidi w:val="0"/>
        <w:jc w:val="center"/>
        <w:rPr/>
      </w:pPr>
      <w:r>
        <w:rPr/>
      </w:r>
    </w:p>
    <w:p>
      <w:pPr>
        <w:pStyle w:val="Normal"/>
        <w:bidi w:val="0"/>
        <w:jc w:val="center"/>
        <w:rPr>
          <w:i/>
          <w:i/>
          <w:iCs/>
        </w:rPr>
      </w:pPr>
      <w:r>
        <w:rPr>
          <w:i/>
          <w:iCs/>
          <w:sz w:val="20"/>
          <w:szCs w:val="20"/>
        </w:rPr>
        <w:t>Mandatsänderungen sind erforderlich, sofern sich Mandatsdaten gegenüber dem letzten Einzug geändert haben.</w:t>
      </w:r>
    </w:p>
    <w:p>
      <w:pPr>
        <w:pStyle w:val="Normal"/>
        <w:bidi w:val="0"/>
        <w:jc w:val="center"/>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24">
            <wp:simplePos x="0" y="0"/>
            <wp:positionH relativeFrom="column">
              <wp:posOffset>-3810</wp:posOffset>
            </wp:positionH>
            <wp:positionV relativeFrom="paragraph">
              <wp:posOffset>635</wp:posOffset>
            </wp:positionV>
            <wp:extent cx="3239770" cy="2768600"/>
            <wp:effectExtent l="0" t="0" r="0" b="0"/>
            <wp:wrapTopAndBottom/>
            <wp:docPr id="90" name="Bild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ild88" descr=""/>
                    <pic:cNvPicPr>
                      <a:picLocks noChangeAspect="1" noChangeArrowheads="1"/>
                    </pic:cNvPicPr>
                  </pic:nvPicPr>
                  <pic:blipFill>
                    <a:blip r:embed="rId93"/>
                    <a:stretch>
                      <a:fillRect/>
                    </a:stretch>
                  </pic:blipFill>
                  <pic:spPr bwMode="auto">
                    <a:xfrm>
                      <a:off x="0" y="0"/>
                      <a:ext cx="3239770" cy="2768600"/>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Die Mandatsänderung des Zahlungsempfängers.</w:t>
      </w:r>
    </w:p>
    <w:p>
      <w:pPr>
        <w:pStyle w:val="Normal"/>
        <w:bidi w:val="0"/>
        <w:jc w:val="left"/>
        <w:rPr>
          <w:rFonts w:ascii="Arial" w:hAnsi="Arial"/>
        </w:rPr>
      </w:pPr>
      <w:r>
        <w:rPr/>
      </w:r>
    </w:p>
    <w:p>
      <w:pPr>
        <w:pStyle w:val="Heading2"/>
        <w:widowControl/>
        <w:numPr>
          <w:ilvl w:val="0"/>
          <w:numId w:val="0"/>
        </w:numPr>
        <w:suppressAutoHyphens w:val="true"/>
        <w:overflowPunct w:val="true"/>
        <w:ind w:hanging="0" w:left="0"/>
        <w:jc w:val="left"/>
        <w:rPr>
          <w:rFonts w:ascii="Arial" w:hAnsi="Arial"/>
        </w:rPr>
      </w:pPr>
      <w:r>
        <w:rPr>
          <w:rFonts w:ascii="Arial" w:hAnsi="Arial"/>
        </w:rPr>
      </w:r>
      <w:r>
        <w:br w:type="page"/>
      </w:r>
    </w:p>
    <w:p>
      <w:pPr>
        <w:pStyle w:val="Heading2"/>
        <w:numPr>
          <w:ilvl w:val="1"/>
          <w:numId w:val="3"/>
        </w:numPr>
        <w:spacing w:before="0" w:after="120"/>
        <w:rPr>
          <w:rFonts w:ascii="Arial" w:hAnsi="Arial"/>
        </w:rPr>
      </w:pPr>
      <w:bookmarkStart w:id="94" w:name="__RefHeading___Toc1252_2975391565"/>
      <w:bookmarkEnd w:id="94"/>
      <w:r>
        <w:rPr/>
        <w:t>Mandatsverwaltung</w:t>
      </w:r>
    </w:p>
    <w:p>
      <w:pPr>
        <w:pStyle w:val="Normal"/>
        <w:bidi w:val="0"/>
        <w:jc w:val="left"/>
        <w:rPr>
          <w:rFonts w:ascii="Arial" w:hAnsi="Arial"/>
        </w:rPr>
      </w:pPr>
      <w:r>
        <w:rPr/>
        <w:drawing>
          <wp:anchor behindDoc="0" distT="0" distB="0" distL="0" distR="0" simplePos="0" locked="0" layoutInCell="0" allowOverlap="1" relativeHeight="99">
            <wp:simplePos x="0" y="0"/>
            <wp:positionH relativeFrom="column">
              <wp:posOffset>39370</wp:posOffset>
            </wp:positionH>
            <wp:positionV relativeFrom="paragraph">
              <wp:posOffset>75565</wp:posOffset>
            </wp:positionV>
            <wp:extent cx="3239770" cy="1410970"/>
            <wp:effectExtent l="0" t="0" r="0" b="0"/>
            <wp:wrapTopAndBottom/>
            <wp:docPr id="91" name="Bild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ild89" descr=""/>
                    <pic:cNvPicPr>
                      <a:picLocks noChangeAspect="1" noChangeArrowheads="1"/>
                    </pic:cNvPicPr>
                  </pic:nvPicPr>
                  <pic:blipFill>
                    <a:blip r:embed="rId94"/>
                    <a:stretch>
                      <a:fillRect/>
                    </a:stretch>
                  </pic:blipFill>
                  <pic:spPr bwMode="auto">
                    <a:xfrm>
                      <a:off x="0" y="0"/>
                      <a:ext cx="3239770" cy="1410970"/>
                    </a:xfrm>
                    <a:prstGeom prst="rect">
                      <a:avLst/>
                    </a:prstGeom>
                  </pic:spPr>
                </pic:pic>
              </a:graphicData>
            </a:graphic>
          </wp:anchor>
        </w:drawing>
      </w:r>
    </w:p>
    <w:p>
      <w:pPr>
        <w:pStyle w:val="Normal"/>
        <w:bidi w:val="0"/>
        <w:jc w:val="left"/>
        <w:rPr>
          <w:sz w:val="20"/>
          <w:szCs w:val="20"/>
        </w:rPr>
      </w:pPr>
      <w:r>
        <w:rPr>
          <w:sz w:val="20"/>
          <w:szCs w:val="20"/>
        </w:rPr>
        <w:t>Hier werden  die Parameter für die Zusammensetzung der Mandatsreferenz eingestellt.</w:t>
      </w:r>
    </w:p>
    <w:p>
      <w:pPr>
        <w:pStyle w:val="Normal"/>
        <w:bidi w:val="0"/>
        <w:jc w:val="left"/>
        <w:rPr>
          <w:rFonts w:ascii="Arial" w:hAnsi="Arial"/>
          <w:sz w:val="20"/>
          <w:szCs w:val="20"/>
        </w:rPr>
      </w:pPr>
      <w:r>
        <w:rPr>
          <w:sz w:val="20"/>
          <w:szCs w:val="20"/>
        </w:rPr>
      </w:r>
    </w:p>
    <w:p>
      <w:pPr>
        <w:pStyle w:val="Normal"/>
        <w:bidi w:val="0"/>
        <w:jc w:val="center"/>
        <w:rPr>
          <w:b/>
          <w:bCs/>
        </w:rPr>
      </w:pPr>
      <w:r>
        <w:rPr>
          <w:b/>
          <w:bCs/>
          <w:sz w:val="20"/>
          <w:szCs w:val="20"/>
        </w:rPr>
        <w:t>Hinweis</w:t>
      </w:r>
    </w:p>
    <w:p>
      <w:pPr>
        <w:pStyle w:val="Normal"/>
        <w:bidi w:val="0"/>
        <w:jc w:val="center"/>
        <w:rPr/>
      </w:pPr>
      <w:r>
        <w:rPr/>
      </w:r>
    </w:p>
    <w:p>
      <w:pPr>
        <w:pStyle w:val="Normal"/>
        <w:bidi w:val="0"/>
        <w:jc w:val="center"/>
        <w:rPr>
          <w:i/>
          <w:i/>
          <w:iCs/>
        </w:rPr>
      </w:pPr>
      <w:r>
        <w:rPr>
          <w:i/>
          <w:iCs/>
          <w:sz w:val="20"/>
          <w:szCs w:val="20"/>
        </w:rPr>
        <w:t>Eine einmal erstellte Mandatsreferenz sollte nicht mehr geändert werden. Wird sie geändert, muss eine Man</w:t>
        <w:softHyphen/>
        <w:t>datsänderung durchgeführt werden.</w:t>
      </w:r>
    </w:p>
    <w:p>
      <w:pPr>
        <w:pStyle w:val="Normal"/>
        <w:bidi w:val="0"/>
        <w:jc w:val="center"/>
        <w:rPr>
          <w:rFonts w:ascii="Arial" w:hAnsi="Arial"/>
          <w:sz w:val="20"/>
          <w:szCs w:val="20"/>
        </w:rPr>
      </w:pPr>
      <w:r>
        <w:rPr>
          <w:sz w:val="20"/>
          <w:szCs w:val="20"/>
        </w:rPr>
      </w:r>
    </w:p>
    <w:p>
      <w:pPr>
        <w:pStyle w:val="Normal"/>
        <w:bidi w:val="0"/>
        <w:jc w:val="left"/>
        <w:rPr>
          <w:sz w:val="20"/>
          <w:szCs w:val="20"/>
        </w:rPr>
      </w:pPr>
      <w:r>
        <w:rPr>
          <w:sz w:val="20"/>
          <w:szCs w:val="20"/>
        </w:rPr>
        <w:t>Eine Mandatsreferenz ist in 3 Abschnitte gegliedert. Die Anzahl der Zeichen (=Mindestlänge) wird im Menü festgelegt.</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tbl>
      <w:tblPr>
        <w:tblW w:w="5000" w:type="pct"/>
        <w:jc w:val="left"/>
        <w:tblInd w:w="0" w:type="dxa"/>
        <w:tblLayout w:type="fixed"/>
        <w:tblCellMar>
          <w:top w:w="0" w:type="dxa"/>
          <w:left w:w="0" w:type="dxa"/>
          <w:bottom w:w="0" w:type="dxa"/>
          <w:right w:w="0" w:type="dxa"/>
        </w:tblCellMar>
      </w:tblPr>
      <w:tblGrid>
        <w:gridCol w:w="3213"/>
        <w:gridCol w:w="3213"/>
        <w:gridCol w:w="3213"/>
      </w:tblGrid>
      <w:tr>
        <w:trPr/>
        <w:tc>
          <w:tcPr>
            <w:tcW w:w="3213" w:type="dxa"/>
            <w:tcBorders/>
          </w:tcPr>
          <w:p>
            <w:pPr>
              <w:pStyle w:val="Normal"/>
              <w:widowControl w:val="false"/>
              <w:bidi w:val="0"/>
              <w:jc w:val="center"/>
              <w:rPr>
                <w:b/>
                <w:bCs/>
              </w:rPr>
            </w:pPr>
            <w:r>
              <w:rPr>
                <w:b/>
                <w:bCs/>
                <w:sz w:val="20"/>
                <w:szCs w:val="20"/>
              </w:rPr>
              <w:t>Abschnitt 1</w:t>
            </w:r>
          </w:p>
        </w:tc>
        <w:tc>
          <w:tcPr>
            <w:tcW w:w="3213" w:type="dxa"/>
            <w:tcBorders/>
          </w:tcPr>
          <w:p>
            <w:pPr>
              <w:pStyle w:val="Normal"/>
              <w:widowControl w:val="false"/>
              <w:bidi w:val="0"/>
              <w:jc w:val="center"/>
              <w:rPr>
                <w:b/>
                <w:bCs/>
              </w:rPr>
            </w:pPr>
            <w:r>
              <w:rPr>
                <w:b/>
                <w:bCs/>
                <w:sz w:val="20"/>
                <w:szCs w:val="20"/>
              </w:rPr>
              <w:t>Abschnitt 2</w:t>
            </w:r>
          </w:p>
        </w:tc>
        <w:tc>
          <w:tcPr>
            <w:tcW w:w="3213" w:type="dxa"/>
            <w:tcBorders/>
          </w:tcPr>
          <w:p>
            <w:pPr>
              <w:pStyle w:val="Normal"/>
              <w:widowControl w:val="false"/>
              <w:bidi w:val="0"/>
              <w:jc w:val="center"/>
              <w:rPr>
                <w:b/>
                <w:bCs/>
              </w:rPr>
            </w:pPr>
            <w:r>
              <w:rPr>
                <w:b/>
                <w:bCs/>
                <w:sz w:val="20"/>
                <w:szCs w:val="20"/>
              </w:rPr>
              <w:t>Abschnitt 3</w:t>
            </w:r>
          </w:p>
        </w:tc>
      </w:tr>
      <w:tr>
        <w:trPr/>
        <w:tc>
          <w:tcPr>
            <w:tcW w:w="3213" w:type="dxa"/>
            <w:tcBorders/>
          </w:tcPr>
          <w:p>
            <w:pPr>
              <w:pStyle w:val="Normal"/>
              <w:widowControl w:val="false"/>
              <w:bidi w:val="0"/>
              <w:jc w:val="center"/>
              <w:rPr/>
            </w:pPr>
            <w:r>
              <w:rPr>
                <w:sz w:val="20"/>
                <w:szCs w:val="20"/>
              </w:rPr>
              <w:t>Stellen 1 bis x</w:t>
            </w:r>
          </w:p>
        </w:tc>
        <w:tc>
          <w:tcPr>
            <w:tcW w:w="3213" w:type="dxa"/>
            <w:tcBorders/>
          </w:tcPr>
          <w:p>
            <w:pPr>
              <w:pStyle w:val="Normal"/>
              <w:widowControl w:val="false"/>
              <w:bidi w:val="0"/>
              <w:jc w:val="center"/>
              <w:rPr/>
            </w:pPr>
            <w:r>
              <w:rPr>
                <w:sz w:val="20"/>
                <w:szCs w:val="20"/>
              </w:rPr>
              <w:t>Stellen x+1 bis y</w:t>
            </w:r>
          </w:p>
        </w:tc>
        <w:tc>
          <w:tcPr>
            <w:tcW w:w="3213" w:type="dxa"/>
            <w:tcBorders/>
          </w:tcPr>
          <w:p>
            <w:pPr>
              <w:pStyle w:val="Normal"/>
              <w:widowControl w:val="false"/>
              <w:bidi w:val="0"/>
              <w:jc w:val="center"/>
              <w:rPr/>
            </w:pPr>
            <w:r>
              <w:rPr>
                <w:sz w:val="20"/>
                <w:szCs w:val="20"/>
              </w:rPr>
              <w:t>Stellen y+1 bis z</w:t>
            </w:r>
          </w:p>
        </w:tc>
      </w:tr>
      <w:tr>
        <w:trPr/>
        <w:tc>
          <w:tcPr>
            <w:tcW w:w="3213" w:type="dxa"/>
            <w:tcBorders/>
          </w:tcPr>
          <w:p>
            <w:pPr>
              <w:pStyle w:val="Normal"/>
              <w:widowControl w:val="false"/>
              <w:bidi w:val="0"/>
              <w:jc w:val="center"/>
              <w:rPr/>
            </w:pPr>
            <w:r>
              <w:rPr>
                <w:sz w:val="20"/>
                <w:szCs w:val="20"/>
              </w:rPr>
              <w:t>Präfix</w:t>
            </w:r>
          </w:p>
        </w:tc>
        <w:tc>
          <w:tcPr>
            <w:tcW w:w="3213" w:type="dxa"/>
            <w:tcBorders/>
          </w:tcPr>
          <w:p>
            <w:pPr>
              <w:pStyle w:val="Normal"/>
              <w:widowControl w:val="false"/>
              <w:bidi w:val="0"/>
              <w:jc w:val="center"/>
              <w:rPr/>
            </w:pPr>
            <w:r>
              <w:rPr>
                <w:sz w:val="20"/>
                <w:szCs w:val="20"/>
              </w:rPr>
              <w:t>Nullstellen</w:t>
            </w:r>
          </w:p>
        </w:tc>
        <w:tc>
          <w:tcPr>
            <w:tcW w:w="3213" w:type="dxa"/>
            <w:tcBorders/>
          </w:tcPr>
          <w:p>
            <w:pPr>
              <w:pStyle w:val="Normal"/>
              <w:widowControl w:val="false"/>
              <w:bidi w:val="0"/>
              <w:jc w:val="center"/>
              <w:rPr/>
            </w:pPr>
            <w:r>
              <w:rPr>
                <w:sz w:val="20"/>
                <w:szCs w:val="20"/>
              </w:rPr>
              <w:t>Laufende Nummer</w:t>
            </w:r>
          </w:p>
        </w:tc>
      </w:tr>
    </w:tbl>
    <w:p>
      <w:pPr>
        <w:pStyle w:val="Normal"/>
        <w:bidi w:val="0"/>
        <w:jc w:val="left"/>
        <w:rPr>
          <w:rFonts w:ascii="Arial" w:hAnsi="Arial"/>
          <w:sz w:val="20"/>
          <w:szCs w:val="20"/>
        </w:rPr>
      </w:pPr>
      <w:r>
        <w:rPr>
          <w:sz w:val="20"/>
          <w:szCs w:val="20"/>
        </w:rPr>
      </w:r>
    </w:p>
    <w:p>
      <w:pPr>
        <w:pStyle w:val="Heading3"/>
        <w:numPr>
          <w:ilvl w:val="2"/>
          <w:numId w:val="2"/>
        </w:numPr>
        <w:rPr>
          <w:sz w:val="20"/>
          <w:szCs w:val="20"/>
        </w:rPr>
      </w:pPr>
      <w:bookmarkStart w:id="95" w:name="__RefHeading___Toc1266_2975391565"/>
      <w:bookmarkEnd w:id="95"/>
      <w:r>
        <w:rPr/>
        <w:t>Das Präfix</w:t>
      </w:r>
    </w:p>
    <w:p>
      <w:pPr>
        <w:pStyle w:val="Normal"/>
        <w:bidi w:val="0"/>
        <w:jc w:val="left"/>
        <w:rPr>
          <w:sz w:val="20"/>
          <w:szCs w:val="20"/>
        </w:rPr>
      </w:pPr>
      <w:r>
        <w:rPr>
          <w:sz w:val="20"/>
          <w:szCs w:val="20"/>
        </w:rPr>
      </w:r>
    </w:p>
    <w:p>
      <w:pPr>
        <w:pStyle w:val="Normal"/>
        <w:bidi w:val="0"/>
        <w:jc w:val="left"/>
        <w:rPr>
          <w:sz w:val="20"/>
          <w:szCs w:val="20"/>
        </w:rPr>
      </w:pPr>
      <w:r>
        <w:rPr>
          <w:sz w:val="20"/>
          <w:szCs w:val="20"/>
        </w:rPr>
        <w:t>Das Präfix im Abschnitt 1 kann individuell vergeben werden. Dabei wird unterschieden zwischen:</w:t>
      </w:r>
    </w:p>
    <w:p>
      <w:pPr>
        <w:pStyle w:val="Normal"/>
        <w:numPr>
          <w:ilvl w:val="0"/>
          <w:numId w:val="24"/>
        </w:numPr>
        <w:bidi w:val="0"/>
        <w:jc w:val="left"/>
        <w:rPr/>
      </w:pPr>
      <w:r>
        <w:rPr>
          <w:sz w:val="20"/>
          <w:szCs w:val="20"/>
        </w:rPr>
        <w:t>Familien (z.B. FAM oder FAMILIE)</w:t>
      </w:r>
    </w:p>
    <w:p>
      <w:pPr>
        <w:pStyle w:val="Normal"/>
        <w:numPr>
          <w:ilvl w:val="0"/>
          <w:numId w:val="24"/>
        </w:numPr>
        <w:bidi w:val="0"/>
        <w:jc w:val="left"/>
        <w:rPr/>
      </w:pPr>
      <w:r>
        <w:rPr>
          <w:sz w:val="20"/>
          <w:szCs w:val="20"/>
        </w:rPr>
        <w:t>Mitglieder, die als Selbstzahler auftreten (z.B. MIT)</w:t>
      </w:r>
    </w:p>
    <w:p>
      <w:pPr>
        <w:pStyle w:val="Normal"/>
        <w:numPr>
          <w:ilvl w:val="0"/>
          <w:numId w:val="24"/>
        </w:numPr>
        <w:bidi w:val="0"/>
        <w:jc w:val="left"/>
        <w:rPr>
          <w:sz w:val="20"/>
          <w:szCs w:val="20"/>
        </w:rPr>
      </w:pPr>
      <w:r>
        <w:rPr>
          <w:sz w:val="20"/>
          <w:szCs w:val="20"/>
        </w:rPr>
        <w:t>Mitglieder, die einen Zahlungspflichtigen aufweisen (z.B. ZAL)</w:t>
      </w:r>
    </w:p>
    <w:p>
      <w:pPr>
        <w:pStyle w:val="Normal"/>
        <w:bidi w:val="0"/>
        <w:jc w:val="left"/>
        <w:rPr>
          <w:sz w:val="20"/>
          <w:szCs w:val="20"/>
        </w:rPr>
      </w:pPr>
      <w:r>
        <w:rPr>
          <w:sz w:val="20"/>
          <w:szCs w:val="20"/>
        </w:rPr>
      </w:r>
    </w:p>
    <w:p>
      <w:pPr>
        <w:pStyle w:val="Normal"/>
        <w:bidi w:val="0"/>
        <w:jc w:val="center"/>
        <w:rPr>
          <w:b/>
          <w:bCs/>
        </w:rPr>
      </w:pPr>
      <w:r>
        <w:rPr>
          <w:b/>
          <w:bCs/>
          <w:sz w:val="20"/>
          <w:szCs w:val="20"/>
        </w:rPr>
        <w:t>Hinweis</w:t>
      </w:r>
    </w:p>
    <w:p>
      <w:pPr>
        <w:pStyle w:val="Normal"/>
        <w:bidi w:val="0"/>
        <w:jc w:val="center"/>
        <w:rPr/>
      </w:pPr>
      <w:r>
        <w:rPr/>
      </w:r>
    </w:p>
    <w:p>
      <w:pPr>
        <w:pStyle w:val="Normal"/>
        <w:bidi w:val="0"/>
        <w:jc w:val="center"/>
        <w:rPr>
          <w:i/>
          <w:i/>
          <w:iCs/>
        </w:rPr>
      </w:pPr>
      <w:r>
        <w:rPr>
          <w:i/>
          <w:iCs/>
          <w:sz w:val="20"/>
          <w:szCs w:val="20"/>
        </w:rPr>
        <w:t>Ein Präfix kann, muss aber nicht eingetragen sein. Es besteht auch keine Notwendigkeit, unterschiedliche Präfixe zu definieren.</w:t>
      </w:r>
    </w:p>
    <w:p>
      <w:pPr>
        <w:pStyle w:val="Normal"/>
        <w:bidi w:val="0"/>
        <w:jc w:val="left"/>
        <w:rPr>
          <w:sz w:val="20"/>
          <w:szCs w:val="20"/>
        </w:rPr>
      </w:pPr>
      <w:r>
        <w:rPr>
          <w:sz w:val="20"/>
          <w:szCs w:val="20"/>
        </w:rPr>
        <w:t xml:space="preserve"> </w:t>
      </w:r>
    </w:p>
    <w:p>
      <w:pPr>
        <w:pStyle w:val="Heading3"/>
        <w:numPr>
          <w:ilvl w:val="2"/>
          <w:numId w:val="2"/>
        </w:numPr>
        <w:rPr>
          <w:sz w:val="20"/>
          <w:szCs w:val="20"/>
        </w:rPr>
      </w:pPr>
      <w:bookmarkStart w:id="96" w:name="__RefHeading___Toc1268_2975391565"/>
      <w:bookmarkEnd w:id="96"/>
      <w:r>
        <w:rPr/>
        <w:t>Die Nullstellen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Der Abschnitt 2 wird, falls die eingestellte Mindestlänge noch nicht erreicht ist, mit Nullen (0) aufgefüllt.</w:t>
      </w:r>
    </w:p>
    <w:p>
      <w:pPr>
        <w:pStyle w:val="Normal"/>
        <w:bidi w:val="0"/>
        <w:jc w:val="left"/>
        <w:rPr>
          <w:rFonts w:ascii="Arial" w:hAnsi="Arial"/>
          <w:sz w:val="20"/>
          <w:szCs w:val="20"/>
        </w:rPr>
      </w:pPr>
      <w:r>
        <w:rPr>
          <w:sz w:val="20"/>
          <w:szCs w:val="20"/>
        </w:rPr>
      </w:r>
    </w:p>
    <w:p>
      <w:pPr>
        <w:pStyle w:val="Heading3"/>
        <w:numPr>
          <w:ilvl w:val="2"/>
          <w:numId w:val="2"/>
        </w:numPr>
        <w:rPr>
          <w:sz w:val="20"/>
          <w:szCs w:val="20"/>
        </w:rPr>
      </w:pPr>
      <w:bookmarkStart w:id="97" w:name="__RefHeading___Toc1270_2975391565"/>
      <w:bookmarkEnd w:id="97"/>
      <w:r>
        <w:rPr/>
        <w:t>Die laufende Nummer</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Der Abschnitt 3 ist eine laufende Nummer. Dazu wird ein Datenbankfeld mit eindeutigem Inhalt (z.B. Mit</w:t>
        <w:softHyphen/>
        <w:t>gliedsnummer oder user_id) ausgewählt. Der Wert aus diesem Datenbankfeld wird als laufende Nummer verwendet.</w:t>
      </w:r>
    </w:p>
    <w:p>
      <w:pPr>
        <w:pStyle w:val="Normal"/>
        <w:bidi w:val="0"/>
        <w:jc w:val="left"/>
        <w:rPr>
          <w:rFonts w:ascii="Arial" w:hAnsi="Arial"/>
          <w:sz w:val="20"/>
          <w:szCs w:val="20"/>
        </w:rPr>
      </w:pPr>
      <w:r>
        <w:rPr>
          <w:sz w:val="20"/>
          <w:szCs w:val="20"/>
        </w:rPr>
      </w:r>
    </w:p>
    <w:tbl>
      <w:tblPr>
        <w:tblW w:w="5000" w:type="pct"/>
        <w:jc w:val="left"/>
        <w:tblInd w:w="0" w:type="dxa"/>
        <w:tblLayout w:type="fixed"/>
        <w:tblCellMar>
          <w:top w:w="0" w:type="dxa"/>
          <w:left w:w="0" w:type="dxa"/>
          <w:bottom w:w="0" w:type="dxa"/>
          <w:right w:w="0" w:type="dxa"/>
        </w:tblCellMar>
      </w:tblPr>
      <w:tblGrid>
        <w:gridCol w:w="4819"/>
        <w:gridCol w:w="4819"/>
      </w:tblGrid>
      <w:tr>
        <w:trPr/>
        <w:tc>
          <w:tcPr>
            <w:tcW w:w="4819" w:type="dxa"/>
            <w:tcBorders/>
          </w:tcPr>
          <w:p>
            <w:pPr>
              <w:pStyle w:val="Normal"/>
              <w:widowControl w:val="false"/>
              <w:bidi w:val="0"/>
              <w:jc w:val="left"/>
              <w:rPr>
                <w:sz w:val="20"/>
                <w:szCs w:val="20"/>
              </w:rPr>
            </w:pPr>
            <w:r>
              <w:rPr>
                <w:sz w:val="20"/>
                <w:szCs w:val="20"/>
              </w:rPr>
              <w:t>Beispiel 1:</w:t>
            </w:r>
          </w:p>
        </w:tc>
        <w:tc>
          <w:tcPr>
            <w:tcW w:w="4819" w:type="dxa"/>
            <w:tcBorders/>
          </w:tcPr>
          <w:p>
            <w:pPr>
              <w:pStyle w:val="Normal"/>
              <w:widowControl w:val="false"/>
              <w:bidi w:val="0"/>
              <w:jc w:val="left"/>
              <w:rPr>
                <w:sz w:val="20"/>
                <w:szCs w:val="20"/>
              </w:rPr>
            </w:pPr>
            <w:r>
              <w:rPr>
                <w:sz w:val="20"/>
                <w:szCs w:val="20"/>
              </w:rPr>
              <w:t>Beispiel 2:</w:t>
            </w:r>
          </w:p>
        </w:tc>
      </w:tr>
      <w:tr>
        <w:trPr/>
        <w:tc>
          <w:tcPr>
            <w:tcW w:w="4819" w:type="dxa"/>
            <w:tcBorders/>
          </w:tcPr>
          <w:p>
            <w:pPr>
              <w:pStyle w:val="Normal"/>
              <w:widowControl w:val="false"/>
              <w:numPr>
                <w:ilvl w:val="0"/>
                <w:numId w:val="13"/>
              </w:numPr>
              <w:bidi w:val="0"/>
              <w:jc w:val="left"/>
              <w:rPr>
                <w:sz w:val="20"/>
                <w:szCs w:val="20"/>
              </w:rPr>
            </w:pPr>
            <w:r>
              <w:rPr>
                <w:sz w:val="20"/>
                <w:szCs w:val="20"/>
              </w:rPr>
              <w:t>Festgelegte Mindestlänge: 10</w:t>
            </w:r>
          </w:p>
        </w:tc>
        <w:tc>
          <w:tcPr>
            <w:tcW w:w="4819" w:type="dxa"/>
            <w:tcBorders/>
          </w:tcPr>
          <w:p>
            <w:pPr>
              <w:pStyle w:val="Normal"/>
              <w:widowControl w:val="false"/>
              <w:numPr>
                <w:ilvl w:val="0"/>
                <w:numId w:val="12"/>
              </w:numPr>
              <w:bidi w:val="0"/>
              <w:jc w:val="left"/>
              <w:rPr>
                <w:sz w:val="20"/>
                <w:szCs w:val="20"/>
              </w:rPr>
            </w:pPr>
            <w:r>
              <w:rPr>
                <w:sz w:val="20"/>
                <w:szCs w:val="20"/>
              </w:rPr>
              <w:t>Festgelegte Mindestlänge: 5</w:t>
            </w:r>
          </w:p>
        </w:tc>
      </w:tr>
      <w:tr>
        <w:trPr/>
        <w:tc>
          <w:tcPr>
            <w:tcW w:w="4819" w:type="dxa"/>
            <w:tcBorders/>
          </w:tcPr>
          <w:p>
            <w:pPr>
              <w:pStyle w:val="Normal"/>
              <w:widowControl w:val="false"/>
              <w:numPr>
                <w:ilvl w:val="0"/>
                <w:numId w:val="13"/>
              </w:numPr>
              <w:bidi w:val="0"/>
              <w:jc w:val="left"/>
              <w:rPr>
                <w:sz w:val="20"/>
                <w:szCs w:val="20"/>
              </w:rPr>
            </w:pPr>
            <w:r>
              <w:rPr>
                <w:sz w:val="20"/>
                <w:szCs w:val="20"/>
              </w:rPr>
              <w:t>Präfix: FAM</w:t>
            </w:r>
          </w:p>
        </w:tc>
        <w:tc>
          <w:tcPr>
            <w:tcW w:w="4819" w:type="dxa"/>
            <w:tcBorders/>
          </w:tcPr>
          <w:p>
            <w:pPr>
              <w:pStyle w:val="Normal"/>
              <w:widowControl w:val="false"/>
              <w:numPr>
                <w:ilvl w:val="0"/>
                <w:numId w:val="12"/>
              </w:numPr>
              <w:bidi w:val="0"/>
              <w:jc w:val="left"/>
              <w:rPr>
                <w:sz w:val="20"/>
                <w:szCs w:val="20"/>
              </w:rPr>
            </w:pPr>
            <w:r>
              <w:rPr>
                <w:sz w:val="20"/>
                <w:szCs w:val="20"/>
              </w:rPr>
              <w:t>Präfix: MITGLIED</w:t>
            </w:r>
          </w:p>
        </w:tc>
      </w:tr>
      <w:tr>
        <w:trPr/>
        <w:tc>
          <w:tcPr>
            <w:tcW w:w="4819" w:type="dxa"/>
            <w:tcBorders/>
          </w:tcPr>
          <w:p>
            <w:pPr>
              <w:pStyle w:val="Normal"/>
              <w:widowControl w:val="false"/>
              <w:numPr>
                <w:ilvl w:val="0"/>
                <w:numId w:val="13"/>
              </w:numPr>
              <w:bidi w:val="0"/>
              <w:jc w:val="left"/>
              <w:rPr>
                <w:sz w:val="20"/>
                <w:szCs w:val="20"/>
              </w:rPr>
            </w:pPr>
            <w:r>
              <w:rPr>
                <w:sz w:val="20"/>
                <w:szCs w:val="20"/>
              </w:rPr>
              <w:t>Laufende Nummer: 566</w:t>
            </w:r>
          </w:p>
        </w:tc>
        <w:tc>
          <w:tcPr>
            <w:tcW w:w="4819" w:type="dxa"/>
            <w:tcBorders/>
          </w:tcPr>
          <w:p>
            <w:pPr>
              <w:pStyle w:val="Normal"/>
              <w:widowControl w:val="false"/>
              <w:numPr>
                <w:ilvl w:val="0"/>
                <w:numId w:val="12"/>
              </w:numPr>
              <w:bidi w:val="0"/>
              <w:jc w:val="left"/>
              <w:rPr>
                <w:sz w:val="20"/>
                <w:szCs w:val="20"/>
              </w:rPr>
            </w:pPr>
            <w:r>
              <w:rPr>
                <w:sz w:val="20"/>
                <w:szCs w:val="20"/>
              </w:rPr>
              <w:t>Laufende Nummer: 723</w:t>
            </w:r>
          </w:p>
        </w:tc>
      </w:tr>
      <w:tr>
        <w:trPr/>
        <w:tc>
          <w:tcPr>
            <w:tcW w:w="4819" w:type="dxa"/>
            <w:tcBorders/>
          </w:tcPr>
          <w:p>
            <w:pPr>
              <w:pStyle w:val="Normal"/>
              <w:widowControl w:val="false"/>
              <w:numPr>
                <w:ilvl w:val="0"/>
                <w:numId w:val="13"/>
              </w:numPr>
              <w:bidi w:val="0"/>
              <w:jc w:val="left"/>
              <w:rPr>
                <w:sz w:val="20"/>
                <w:szCs w:val="20"/>
              </w:rPr>
            </w:pPr>
            <w:r>
              <w:rPr>
                <w:sz w:val="20"/>
                <w:szCs w:val="20"/>
              </w:rPr>
              <w:t>=&gt; ergibt folgende Mandatsreferenz: FAM0000566</w:t>
            </w:r>
          </w:p>
        </w:tc>
        <w:tc>
          <w:tcPr>
            <w:tcW w:w="4819" w:type="dxa"/>
            <w:tcBorders/>
          </w:tcPr>
          <w:p>
            <w:pPr>
              <w:pStyle w:val="Normal"/>
              <w:widowControl w:val="false"/>
              <w:numPr>
                <w:ilvl w:val="0"/>
                <w:numId w:val="12"/>
              </w:numPr>
              <w:bidi w:val="0"/>
              <w:jc w:val="left"/>
              <w:rPr>
                <w:sz w:val="20"/>
                <w:szCs w:val="20"/>
              </w:rPr>
            </w:pPr>
            <w:r>
              <w:rPr>
                <w:sz w:val="20"/>
                <w:szCs w:val="20"/>
              </w:rPr>
              <w:t>=&gt; ergibt folgende Mandatsreferenz: MIT</w:t>
              <w:softHyphen/>
              <w:t>GLIED723</w:t>
            </w:r>
          </w:p>
        </w:tc>
      </w:tr>
    </w:tbl>
    <w:p>
      <w:pPr>
        <w:pStyle w:val="Heading2"/>
        <w:numPr>
          <w:ilvl w:val="1"/>
          <w:numId w:val="3"/>
        </w:numPr>
        <w:rPr>
          <w:rFonts w:ascii="Arial" w:hAnsi="Arial"/>
        </w:rPr>
      </w:pPr>
      <w:bookmarkStart w:id="98" w:name="__RefHeading___Toc1254_29753915651"/>
      <w:bookmarkEnd w:id="98"/>
      <w:r>
        <w:rPr/>
        <w:t>Ansichtsdefinitionen</w:t>
      </w:r>
    </w:p>
    <w:p>
      <w:pPr>
        <w:pStyle w:val="Heading3"/>
        <w:numPr>
          <w:ilvl w:val="2"/>
          <w:numId w:val="2"/>
        </w:numPr>
        <w:rPr>
          <w:rFonts w:ascii="Arial" w:hAnsi="Arial"/>
        </w:rPr>
      </w:pPr>
      <w:r>
        <w:rPr>
          <w:rFonts w:ascii="Arial" w:hAnsi="Arial"/>
        </w:rPr>
      </w:r>
    </w:p>
    <w:p>
      <w:pPr>
        <w:pStyle w:val="Normal"/>
        <w:bidi w:val="0"/>
        <w:jc w:val="left"/>
        <w:rPr>
          <w:sz w:val="20"/>
          <w:szCs w:val="20"/>
        </w:rPr>
      </w:pPr>
      <w:r>
        <w:rPr>
          <w:sz w:val="20"/>
          <w:szCs w:val="20"/>
        </w:rPr>
        <w:t>Über diesen Menüpunkt können die anzuzeigenden Spalten (Profilfelder) für die Ansichten</w:t>
      </w:r>
    </w:p>
    <w:p>
      <w:pPr>
        <w:pStyle w:val="Normal"/>
        <w:numPr>
          <w:ilvl w:val="0"/>
          <w:numId w:val="25"/>
        </w:numPr>
        <w:bidi w:val="0"/>
        <w:jc w:val="left"/>
        <w:rPr/>
      </w:pPr>
      <w:r>
        <w:rPr>
          <w:sz w:val="20"/>
          <w:szCs w:val="20"/>
        </w:rPr>
        <w:t>Beitragszahlungen,</w:t>
      </w:r>
    </w:p>
    <w:p>
      <w:pPr>
        <w:pStyle w:val="Normal"/>
        <w:numPr>
          <w:ilvl w:val="0"/>
          <w:numId w:val="25"/>
        </w:numPr>
        <w:bidi w:val="0"/>
        <w:jc w:val="left"/>
        <w:rPr/>
      </w:pPr>
      <w:r>
        <w:rPr>
          <w:sz w:val="20"/>
          <w:szCs w:val="20"/>
        </w:rPr>
        <w:t>Mandatsverwaltung,</w:t>
      </w:r>
    </w:p>
    <w:p>
      <w:pPr>
        <w:pStyle w:val="Normal"/>
        <w:numPr>
          <w:ilvl w:val="0"/>
          <w:numId w:val="25"/>
        </w:numPr>
        <w:bidi w:val="0"/>
        <w:jc w:val="left"/>
        <w:rPr/>
      </w:pPr>
      <w:r>
        <w:rPr>
          <w:sz w:val="20"/>
          <w:szCs w:val="20"/>
        </w:rPr>
        <w:t>Fälligkeitsdatum und</w:t>
      </w:r>
    </w:p>
    <w:p>
      <w:pPr>
        <w:pStyle w:val="Normal"/>
        <w:numPr>
          <w:ilvl w:val="0"/>
          <w:numId w:val="25"/>
        </w:numPr>
        <w:bidi w:val="0"/>
        <w:jc w:val="left"/>
        <w:rPr>
          <w:sz w:val="20"/>
          <w:szCs w:val="20"/>
        </w:rPr>
      </w:pPr>
      <w:r>
        <w:rPr>
          <w:sz w:val="20"/>
          <w:szCs w:val="20"/>
        </w:rPr>
        <w:t>Rechnung</w:t>
      </w:r>
    </w:p>
    <w:p>
      <w:pPr>
        <w:pStyle w:val="Normal"/>
        <w:bidi w:val="0"/>
        <w:jc w:val="left"/>
        <w:rPr>
          <w:sz w:val="20"/>
          <w:szCs w:val="20"/>
        </w:rPr>
      </w:pPr>
      <w:r>
        <w:rPr>
          <w:sz w:val="20"/>
          <w:szCs w:val="20"/>
        </w:rPr>
        <w:t>definiert werden.</w:t>
      </w:r>
    </w:p>
    <w:p>
      <w:pPr>
        <w:pStyle w:val="Normal"/>
        <w:bidi w:val="0"/>
        <w:jc w:val="left"/>
        <w:rPr>
          <w:rFonts w:ascii="Arial" w:hAnsi="Arial"/>
        </w:rPr>
      </w:pPr>
      <w:r>
        <w:rPr/>
      </w:r>
    </w:p>
    <w:p>
      <w:pPr>
        <w:pStyle w:val="BodyText"/>
        <w:bidi w:val="0"/>
        <w:jc w:val="left"/>
        <w:rPr>
          <w:rFonts w:ascii="Arial" w:hAnsi="Arial"/>
        </w:rPr>
      </w:pPr>
      <w:r>
        <w:rPr/>
        <w:drawing>
          <wp:anchor behindDoc="0" distT="0" distB="0" distL="0" distR="0" simplePos="0" locked="0" layoutInCell="0" allowOverlap="1" relativeHeight="25">
            <wp:simplePos x="0" y="0"/>
            <wp:positionH relativeFrom="column">
              <wp:posOffset>-21590</wp:posOffset>
            </wp:positionH>
            <wp:positionV relativeFrom="paragraph">
              <wp:posOffset>635</wp:posOffset>
            </wp:positionV>
            <wp:extent cx="3239770" cy="2563495"/>
            <wp:effectExtent l="0" t="0" r="0" b="0"/>
            <wp:wrapTopAndBottom/>
            <wp:docPr id="92" name="Bild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ild90" descr=""/>
                    <pic:cNvPicPr>
                      <a:picLocks noChangeAspect="1" noChangeArrowheads="1"/>
                    </pic:cNvPicPr>
                  </pic:nvPicPr>
                  <pic:blipFill>
                    <a:blip r:embed="rId95"/>
                    <a:stretch>
                      <a:fillRect/>
                    </a:stretch>
                  </pic:blipFill>
                  <pic:spPr bwMode="auto">
                    <a:xfrm>
                      <a:off x="0" y="0"/>
                      <a:ext cx="3239770" cy="2563495"/>
                    </a:xfrm>
                    <a:prstGeom prst="rect">
                      <a:avLst/>
                    </a:prstGeom>
                  </pic:spPr>
                </pic:pic>
              </a:graphicData>
            </a:graphic>
          </wp:anchor>
        </w:drawing>
      </w:r>
    </w:p>
    <w:p>
      <w:pPr>
        <w:pStyle w:val="Heading2"/>
        <w:numPr>
          <w:ilvl w:val="1"/>
          <w:numId w:val="3"/>
        </w:numPr>
        <w:rPr>
          <w:rFonts w:ascii="Arial" w:hAnsi="Arial"/>
        </w:rPr>
      </w:pPr>
      <w:bookmarkStart w:id="99" w:name="__RefHeading___Toc1250_2975391565"/>
      <w:bookmarkEnd w:id="99"/>
      <w:r>
        <w:rPr/>
        <w:t>Export</w:t>
      </w:r>
    </w:p>
    <w:p>
      <w:pPr>
        <w:pStyle w:val="Normal"/>
        <w:bidi w:val="0"/>
        <w:jc w:val="left"/>
        <w:rPr>
          <w:rFonts w:ascii="Arial" w:hAnsi="Arial"/>
        </w:rPr>
      </w:pPr>
      <w:r>
        <w:rPr/>
        <w:drawing>
          <wp:anchor behindDoc="0" distT="0" distB="0" distL="0" distR="0" simplePos="0" locked="0" layoutInCell="0" allowOverlap="1" relativeHeight="26">
            <wp:simplePos x="0" y="0"/>
            <wp:positionH relativeFrom="column">
              <wp:posOffset>46990</wp:posOffset>
            </wp:positionH>
            <wp:positionV relativeFrom="paragraph">
              <wp:posOffset>71755</wp:posOffset>
            </wp:positionV>
            <wp:extent cx="3239770" cy="2707005"/>
            <wp:effectExtent l="0" t="0" r="0" b="0"/>
            <wp:wrapTopAndBottom/>
            <wp:docPr id="93" name="Bild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ild91" descr=""/>
                    <pic:cNvPicPr>
                      <a:picLocks noChangeAspect="1" noChangeArrowheads="1"/>
                    </pic:cNvPicPr>
                  </pic:nvPicPr>
                  <pic:blipFill>
                    <a:blip r:embed="rId96"/>
                    <a:stretch>
                      <a:fillRect/>
                    </a:stretch>
                  </pic:blipFill>
                  <pic:spPr bwMode="auto">
                    <a:xfrm>
                      <a:off x="0" y="0"/>
                      <a:ext cx="3239770" cy="2707005"/>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t>Einstellungen für den Datenexport.</w:t>
      </w:r>
    </w:p>
    <w:p>
      <w:pPr>
        <w:pStyle w:val="Normal"/>
        <w:bidi w:val="0"/>
        <w:jc w:val="left"/>
        <w:rPr>
          <w:rFonts w:ascii="Arial" w:hAnsi="Arial"/>
        </w:rPr>
      </w:pPr>
      <w:r>
        <w:rPr/>
      </w:r>
    </w:p>
    <w:p>
      <w:pPr>
        <w:pStyle w:val="Heading2"/>
        <w:widowControl/>
        <w:numPr>
          <w:ilvl w:val="0"/>
          <w:numId w:val="0"/>
        </w:numPr>
        <w:suppressAutoHyphens w:val="true"/>
        <w:overflowPunct w:val="true"/>
        <w:ind w:hanging="0" w:left="0"/>
        <w:jc w:val="left"/>
        <w:rPr>
          <w:rFonts w:ascii="Arial" w:hAnsi="Arial"/>
        </w:rPr>
      </w:pPr>
      <w:r>
        <w:rPr>
          <w:rFonts w:ascii="Arial" w:hAnsi="Arial"/>
        </w:rPr>
      </w:r>
      <w:r>
        <w:br w:type="page"/>
      </w:r>
    </w:p>
    <w:p>
      <w:pPr>
        <w:pStyle w:val="Heading2"/>
        <w:numPr>
          <w:ilvl w:val="1"/>
          <w:numId w:val="3"/>
        </w:numPr>
        <w:spacing w:before="0" w:after="120"/>
        <w:rPr>
          <w:rFonts w:ascii="Arial" w:hAnsi="Arial"/>
        </w:rPr>
      </w:pPr>
      <w:bookmarkStart w:id="100" w:name="__RefHeading___Toc1254_29753915652"/>
      <w:bookmarkEnd w:id="100"/>
      <w:r>
        <w:rPr/>
        <w:t>E-Mail-Benachrichtigungen</w:t>
      </w:r>
    </w:p>
    <w:p>
      <w:pPr>
        <w:pStyle w:val="BodyText"/>
        <w:bidi w:val="0"/>
        <w:jc w:val="left"/>
        <w:rPr>
          <w:rFonts w:ascii="Arial" w:hAnsi="Arial"/>
        </w:rPr>
      </w:pPr>
      <w:r>
        <w:rPr/>
      </w:r>
    </w:p>
    <w:p>
      <w:pPr>
        <w:pStyle w:val="BodyText"/>
        <w:bidi w:val="0"/>
        <w:jc w:val="left"/>
        <w:rPr>
          <w:rFonts w:ascii="Arial" w:hAnsi="Arial"/>
        </w:rPr>
      </w:pPr>
      <w:r>
        <w:rPr/>
        <w:drawing>
          <wp:anchor behindDoc="0" distT="0" distB="0" distL="0" distR="0" simplePos="0" locked="0" layoutInCell="0" allowOverlap="1" relativeHeight="27">
            <wp:simplePos x="0" y="0"/>
            <wp:positionH relativeFrom="column">
              <wp:posOffset>3810</wp:posOffset>
            </wp:positionH>
            <wp:positionV relativeFrom="paragraph">
              <wp:posOffset>118745</wp:posOffset>
            </wp:positionV>
            <wp:extent cx="3239770" cy="2404745"/>
            <wp:effectExtent l="0" t="0" r="0" b="0"/>
            <wp:wrapTopAndBottom/>
            <wp:docPr id="94" name="Bild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ild92" descr=""/>
                    <pic:cNvPicPr>
                      <a:picLocks noChangeAspect="1" noChangeArrowheads="1"/>
                    </pic:cNvPicPr>
                  </pic:nvPicPr>
                  <pic:blipFill>
                    <a:blip r:embed="rId97"/>
                    <a:stretch>
                      <a:fillRect/>
                    </a:stretch>
                  </pic:blipFill>
                  <pic:spPr bwMode="auto">
                    <a:xfrm>
                      <a:off x="0" y="0"/>
                      <a:ext cx="3239770" cy="2404745"/>
                    </a:xfrm>
                    <a:prstGeom prst="rect">
                      <a:avLst/>
                    </a:prstGeom>
                  </pic:spPr>
                </pic:pic>
              </a:graphicData>
            </a:graphic>
          </wp:anchor>
        </w:drawing>
      </w:r>
    </w:p>
    <w:p>
      <w:pPr>
        <w:pStyle w:val="BodyText"/>
        <w:bidi w:val="0"/>
        <w:jc w:val="left"/>
        <w:rPr>
          <w:rFonts w:ascii="Arial" w:hAnsi="Arial"/>
        </w:rPr>
      </w:pPr>
      <w:r>
        <w:rPr/>
      </w:r>
    </w:p>
    <w:p>
      <w:pPr>
        <w:pStyle w:val="BodyText"/>
        <w:bidi w:val="0"/>
        <w:jc w:val="left"/>
        <w:rPr>
          <w:rFonts w:ascii="Arial" w:hAnsi="Arial"/>
        </w:rPr>
      </w:pPr>
      <w:r>
        <w:rPr/>
        <w:drawing>
          <wp:anchor behindDoc="0" distT="0" distB="0" distL="0" distR="0" simplePos="0" locked="0" layoutInCell="0" allowOverlap="1" relativeHeight="28">
            <wp:simplePos x="0" y="0"/>
            <wp:positionH relativeFrom="column">
              <wp:posOffset>17780</wp:posOffset>
            </wp:positionH>
            <wp:positionV relativeFrom="paragraph">
              <wp:posOffset>-43180</wp:posOffset>
            </wp:positionV>
            <wp:extent cx="3239770" cy="2185035"/>
            <wp:effectExtent l="0" t="0" r="0" b="0"/>
            <wp:wrapTopAndBottom/>
            <wp:docPr id="95" name="Bild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ild93" descr=""/>
                    <pic:cNvPicPr>
                      <a:picLocks noChangeAspect="1" noChangeArrowheads="1"/>
                    </pic:cNvPicPr>
                  </pic:nvPicPr>
                  <pic:blipFill>
                    <a:blip r:embed="rId98"/>
                    <a:stretch>
                      <a:fillRect/>
                    </a:stretch>
                  </pic:blipFill>
                  <pic:spPr bwMode="auto">
                    <a:xfrm>
                      <a:off x="0" y="0"/>
                      <a:ext cx="3239770" cy="2185035"/>
                    </a:xfrm>
                    <a:prstGeom prst="rect">
                      <a:avLst/>
                    </a:prstGeom>
                  </pic:spPr>
                </pic:pic>
              </a:graphicData>
            </a:graphic>
          </wp:anchor>
        </w:drawing>
      </w:r>
    </w:p>
    <w:p>
      <w:pPr>
        <w:pStyle w:val="Heading2"/>
        <w:numPr>
          <w:ilvl w:val="1"/>
          <w:numId w:val="3"/>
        </w:numPr>
        <w:rPr>
          <w:rFonts w:ascii="Arial" w:hAnsi="Arial"/>
        </w:rPr>
      </w:pPr>
      <w:bookmarkStart w:id="101" w:name="__RefHeading___Toc1254_2975391565"/>
      <w:bookmarkEnd w:id="101"/>
      <w:r>
        <w:rPr/>
        <w:t>Prüfungen</w:t>
      </w:r>
    </w:p>
    <w:p>
      <w:pPr>
        <w:pStyle w:val="BodyText"/>
        <w:rPr>
          <w:rFonts w:ascii="Arial" w:hAnsi="Arial"/>
        </w:rPr>
      </w:pPr>
      <w:r>
        <w:rPr/>
      </w:r>
    </w:p>
    <w:p>
      <w:pPr>
        <w:pStyle w:val="Normal"/>
        <w:bidi w:val="0"/>
        <w:jc w:val="left"/>
        <w:rPr>
          <w:rFonts w:ascii="Arial" w:hAnsi="Arial"/>
          <w:sz w:val="20"/>
          <w:szCs w:val="20"/>
        </w:rPr>
      </w:pPr>
      <w:r>
        <w:rPr>
          <w:sz w:val="20"/>
          <w:szCs w:val="20"/>
        </w:rPr>
        <w:t>Einstellungen für die Rollenprüfungen</w:t>
      </w:r>
    </w:p>
    <w:p>
      <w:pPr>
        <w:pStyle w:val="Normal"/>
        <w:bidi w:val="0"/>
        <w:jc w:val="left"/>
        <w:rPr>
          <w:sz w:val="20"/>
          <w:szCs w:val="20"/>
        </w:rPr>
      </w:pPr>
      <w:r>
        <w:rPr>
          <w:sz w:val="20"/>
          <w:szCs w:val="20"/>
        </w:rPr>
        <w:drawing>
          <wp:anchor behindDoc="0" distT="0" distB="0" distL="0" distR="0" simplePos="0" locked="0" layoutInCell="0" allowOverlap="1" relativeHeight="29">
            <wp:simplePos x="0" y="0"/>
            <wp:positionH relativeFrom="column">
              <wp:posOffset>64770</wp:posOffset>
            </wp:positionH>
            <wp:positionV relativeFrom="paragraph">
              <wp:posOffset>219075</wp:posOffset>
            </wp:positionV>
            <wp:extent cx="3239770" cy="396240"/>
            <wp:effectExtent l="0" t="0" r="0" b="0"/>
            <wp:wrapTopAndBottom/>
            <wp:docPr id="96" name="Bild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d94" descr=""/>
                    <pic:cNvPicPr>
                      <a:picLocks noChangeAspect="1" noChangeArrowheads="1"/>
                    </pic:cNvPicPr>
                  </pic:nvPicPr>
                  <pic:blipFill>
                    <a:blip r:embed="rId99"/>
                    <a:stretch>
                      <a:fillRect/>
                    </a:stretch>
                  </pic:blipFill>
                  <pic:spPr bwMode="auto">
                    <a:xfrm>
                      <a:off x="0" y="0"/>
                      <a:ext cx="3239770" cy="396240"/>
                    </a:xfrm>
                    <a:prstGeom prst="rect">
                      <a:avLst/>
                    </a:prstGeom>
                  </pic:spPr>
                </pic:pic>
              </a:graphicData>
            </a:graphic>
          </wp:anchor>
        </w:drawing>
      </w:r>
    </w:p>
    <w:p>
      <w:pPr>
        <w:pStyle w:val="Normal"/>
        <w:bidi w:val="0"/>
        <w:jc w:val="left"/>
        <w:rPr>
          <w:sz w:val="20"/>
          <w:szCs w:val="20"/>
        </w:rPr>
      </w:pPr>
      <w:r>
        <w:rPr>
          <w:sz w:val="20"/>
          <w:szCs w:val="20"/>
        </w:rPr>
      </w:r>
    </w:p>
    <w:p>
      <w:pPr>
        <w:pStyle w:val="Heading3"/>
        <w:numPr>
          <w:ilvl w:val="3"/>
          <w:numId w:val="2"/>
        </w:numPr>
        <w:rPr>
          <w:rFonts w:ascii="Arial" w:hAnsi="Arial"/>
        </w:rPr>
      </w:pPr>
      <w:bookmarkStart w:id="102" w:name="__RefHeading___Toc1272_29753915651"/>
      <w:bookmarkEnd w:id="102"/>
      <w:r>
        <w:rPr/>
        <w:t>Prüfungen aktivieren</w:t>
      </w:r>
    </w:p>
    <w:p>
      <w:pPr>
        <w:pStyle w:val="BodyText"/>
        <w:bidi w:val="0"/>
        <w:jc w:val="left"/>
        <w:rPr>
          <w:rFonts w:ascii="Arial" w:hAnsi="Arial"/>
        </w:rPr>
      </w:pPr>
      <w:r>
        <w:rPr/>
      </w:r>
    </w:p>
    <w:p>
      <w:pPr>
        <w:pStyle w:val="BodyText"/>
        <w:bidi w:val="0"/>
        <w:jc w:val="left"/>
        <w:rPr>
          <w:rFonts w:ascii="Arial" w:hAnsi="Arial"/>
        </w:rPr>
      </w:pPr>
      <w:r>
        <w:rPr/>
        <w:t>Alle Prüfungen können separat aktiviert werden.</w:t>
      </w:r>
    </w:p>
    <w:p>
      <w:pPr>
        <w:pStyle w:val="Normal"/>
        <w:bidi w:val="0"/>
        <w:jc w:val="left"/>
        <w:rPr>
          <w:rFonts w:ascii="Arial" w:hAnsi="Arial"/>
        </w:rPr>
      </w:pPr>
      <w:r>
        <w:rPr/>
        <w:drawing>
          <wp:anchor behindDoc="0" distT="0" distB="0" distL="0" distR="0" simplePos="0" locked="0" layoutInCell="0" allowOverlap="1" relativeHeight="102">
            <wp:simplePos x="0" y="0"/>
            <wp:positionH relativeFrom="column">
              <wp:posOffset>635</wp:posOffset>
            </wp:positionH>
            <wp:positionV relativeFrom="paragraph">
              <wp:posOffset>35560</wp:posOffset>
            </wp:positionV>
            <wp:extent cx="6593205" cy="337185"/>
            <wp:effectExtent l="0" t="0" r="0" b="0"/>
            <wp:wrapTopAndBottom/>
            <wp:docPr id="97" name="Bild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ild98" descr=""/>
                    <pic:cNvPicPr>
                      <a:picLocks noChangeAspect="1" noChangeArrowheads="1"/>
                    </pic:cNvPicPr>
                  </pic:nvPicPr>
                  <pic:blipFill>
                    <a:blip r:embed="rId100"/>
                    <a:stretch>
                      <a:fillRect/>
                    </a:stretch>
                  </pic:blipFill>
                  <pic:spPr bwMode="auto">
                    <a:xfrm>
                      <a:off x="0" y="0"/>
                      <a:ext cx="6593205" cy="337185"/>
                    </a:xfrm>
                    <a:prstGeom prst="rect">
                      <a:avLst/>
                    </a:prstGeom>
                  </pic:spPr>
                </pic:pic>
              </a:graphicData>
            </a:graphic>
          </wp:anchor>
        </w:drawing>
        <w:drawing>
          <wp:anchor behindDoc="0" distT="0" distB="0" distL="0" distR="0" simplePos="0" locked="0" layoutInCell="0" allowOverlap="1" relativeHeight="103">
            <wp:simplePos x="0" y="0"/>
            <wp:positionH relativeFrom="column">
              <wp:posOffset>125730</wp:posOffset>
            </wp:positionH>
            <wp:positionV relativeFrom="paragraph">
              <wp:posOffset>511175</wp:posOffset>
            </wp:positionV>
            <wp:extent cx="3239770" cy="2167255"/>
            <wp:effectExtent l="0" t="0" r="0" b="0"/>
            <wp:wrapTopAndBottom/>
            <wp:docPr id="98" name="Bild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ild99" descr=""/>
                    <pic:cNvPicPr>
                      <a:picLocks noChangeAspect="1" noChangeArrowheads="1"/>
                    </pic:cNvPicPr>
                  </pic:nvPicPr>
                  <pic:blipFill>
                    <a:blip r:embed="rId101"/>
                    <a:stretch>
                      <a:fillRect/>
                    </a:stretch>
                  </pic:blipFill>
                  <pic:spPr bwMode="auto">
                    <a:xfrm>
                      <a:off x="0" y="0"/>
                      <a:ext cx="3239770" cy="2167255"/>
                    </a:xfrm>
                    <a:prstGeom prst="rect">
                      <a:avLst/>
                    </a:prstGeom>
                  </pic:spPr>
                </pic:pic>
              </a:graphicData>
            </a:graphic>
          </wp:anchor>
        </w:drawing>
      </w:r>
    </w:p>
    <w:p>
      <w:pPr>
        <w:pStyle w:val="Normal"/>
        <w:bidi w:val="0"/>
        <w:jc w:val="left"/>
        <w:rPr>
          <w:rFonts w:ascii="Arial" w:hAnsi="Arial"/>
        </w:rPr>
      </w:pPr>
      <w:r>
        <w:rPr/>
      </w:r>
    </w:p>
    <w:p>
      <w:pPr>
        <w:pStyle w:val="Heading3"/>
        <w:numPr>
          <w:ilvl w:val="2"/>
          <w:numId w:val="2"/>
        </w:numPr>
        <w:rPr>
          <w:rFonts w:ascii="Arial" w:hAnsi="Arial"/>
        </w:rPr>
      </w:pPr>
      <w:bookmarkStart w:id="103" w:name="__RefHeading___Toc1628_1958182187"/>
      <w:bookmarkEnd w:id="103"/>
      <w:r>
        <w:rPr/>
        <w:t>Rollenmitgliedschaft (Altersgestaffelte Rollen)</w:t>
      </w:r>
    </w:p>
    <w:p>
      <w:pPr>
        <w:pStyle w:val="Normal"/>
        <w:bidi w:val="0"/>
        <w:jc w:val="left"/>
        <w:rPr>
          <w:rFonts w:ascii="Arial" w:hAnsi="Arial"/>
        </w:rPr>
      </w:pPr>
      <w:r>
        <w:rPr/>
      </w:r>
    </w:p>
    <w:p>
      <w:pPr>
        <w:pStyle w:val="Heading4"/>
        <w:numPr>
          <w:ilvl w:val="3"/>
          <w:numId w:val="1"/>
        </w:numPr>
        <w:rPr>
          <w:rFonts w:ascii="Arial" w:hAnsi="Arial"/>
          <w:b w:val="false"/>
          <w:bCs w:val="false"/>
          <w:i w:val="false"/>
          <w:i w:val="false"/>
          <w:iCs w:val="false"/>
          <w:sz w:val="20"/>
          <w:szCs w:val="20"/>
        </w:rPr>
      </w:pPr>
      <w:r>
        <w:rPr>
          <w:rFonts w:ascii="Arial" w:hAnsi="Arial"/>
          <w:b w:val="false"/>
          <w:bCs w:val="false"/>
          <w:i w:val="false"/>
          <w:iCs w:val="false"/>
          <w:sz w:val="20"/>
          <w:szCs w:val="20"/>
        </w:rPr>
        <w:drawing>
          <wp:anchor behindDoc="0" distT="0" distB="0" distL="0" distR="0" simplePos="0" locked="0" layoutInCell="0" allowOverlap="1" relativeHeight="30">
            <wp:simplePos x="0" y="0"/>
            <wp:positionH relativeFrom="column">
              <wp:posOffset>68580</wp:posOffset>
            </wp:positionH>
            <wp:positionV relativeFrom="paragraph">
              <wp:posOffset>27305</wp:posOffset>
            </wp:positionV>
            <wp:extent cx="3239770" cy="972185"/>
            <wp:effectExtent l="0" t="0" r="0" b="0"/>
            <wp:wrapTopAndBottom/>
            <wp:docPr id="99" name="Bild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ild95" descr=""/>
                    <pic:cNvPicPr>
                      <a:picLocks noChangeAspect="1" noChangeArrowheads="1"/>
                    </pic:cNvPicPr>
                  </pic:nvPicPr>
                  <pic:blipFill>
                    <a:blip r:embed="rId102"/>
                    <a:stretch>
                      <a:fillRect/>
                    </a:stretch>
                  </pic:blipFill>
                  <pic:spPr bwMode="auto">
                    <a:xfrm>
                      <a:off x="0" y="0"/>
                      <a:ext cx="3239770" cy="972185"/>
                    </a:xfrm>
                    <a:prstGeom prst="rect">
                      <a:avLst/>
                    </a:prstGeom>
                  </pic:spPr>
                </pic:pic>
              </a:graphicData>
            </a:graphic>
          </wp:anchor>
        </w:drawing>
      </w:r>
    </w:p>
    <w:p>
      <w:pPr>
        <w:pStyle w:val="Normal"/>
        <w:numPr>
          <w:ilvl w:val="3"/>
          <w:numId w:val="1"/>
        </w:numPr>
        <w:rPr>
          <w:rFonts w:ascii="Arial" w:hAnsi="Arial"/>
          <w:sz w:val="20"/>
          <w:szCs w:val="20"/>
        </w:rPr>
      </w:pPr>
      <w:bookmarkStart w:id="104" w:name="__RefHeading___Toc2352_3703976838"/>
      <w:bookmarkEnd w:id="104"/>
      <w:r>
        <w:rPr>
          <w:sz w:val="20"/>
          <w:szCs w:val="20"/>
        </w:rPr>
        <w:t>Hier kann ausgewählt werden, welche Staffelungen nicht in die Prüfung „Rollenmitgliedschaft (Altersgestaf</w:t>
        <w:softHyphen/>
        <w:t>felte Rollen)“ mit einbezogen werden sollen.</w:t>
      </w:r>
    </w:p>
    <w:p>
      <w:pPr>
        <w:pStyle w:val="BodyText"/>
        <w:rPr>
          <w:rFonts w:ascii="Arial" w:hAnsi="Arial"/>
          <w:sz w:val="20"/>
          <w:szCs w:val="20"/>
        </w:rPr>
      </w:pPr>
      <w:r>
        <w:rPr>
          <w:sz w:val="20"/>
          <w:szCs w:val="20"/>
        </w:rPr>
      </w:r>
    </w:p>
    <w:p>
      <w:pPr>
        <w:pStyle w:val="Heading3"/>
        <w:numPr>
          <w:ilvl w:val="2"/>
          <w:numId w:val="2"/>
        </w:numPr>
        <w:rPr>
          <w:rFonts w:ascii="Arial" w:hAnsi="Arial"/>
        </w:rPr>
      </w:pPr>
      <w:bookmarkStart w:id="105" w:name="__RefHeading___Toc1274_2975391565"/>
      <w:bookmarkEnd w:id="105"/>
      <w:r>
        <w:rPr/>
        <w:t>Rollenmitgliedschaft (Pflicht)</w:t>
      </w:r>
      <w:r>
        <w:rPr>
          <w:rFonts w:ascii="Arial" w:hAnsi="Arial"/>
        </w:rPr>
        <w:t xml:space="preserve"> und Rollenmitgliedschaft (Ausschluss)</w:t>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31">
            <wp:simplePos x="0" y="0"/>
            <wp:positionH relativeFrom="column">
              <wp:posOffset>0</wp:posOffset>
            </wp:positionH>
            <wp:positionV relativeFrom="paragraph">
              <wp:posOffset>635</wp:posOffset>
            </wp:positionV>
            <wp:extent cx="3239770" cy="2552700"/>
            <wp:effectExtent l="0" t="0" r="0" b="0"/>
            <wp:wrapTopAndBottom/>
            <wp:docPr id="100" name="Bild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96" descr=""/>
                    <pic:cNvPicPr>
                      <a:picLocks noChangeAspect="1" noChangeArrowheads="1"/>
                    </pic:cNvPicPr>
                  </pic:nvPicPr>
                  <pic:blipFill>
                    <a:blip r:embed="rId103"/>
                    <a:stretch>
                      <a:fillRect/>
                    </a:stretch>
                  </pic:blipFill>
                  <pic:spPr bwMode="auto">
                    <a:xfrm>
                      <a:off x="0" y="0"/>
                      <a:ext cx="3239770" cy="2552700"/>
                    </a:xfrm>
                    <a:prstGeom prst="rect">
                      <a:avLst/>
                    </a:prstGeom>
                  </pic:spPr>
                </pic:pic>
              </a:graphicData>
            </a:graphic>
          </wp:anchor>
        </w:drawing>
      </w:r>
    </w:p>
    <w:p>
      <w:pPr>
        <w:pStyle w:val="Normal"/>
        <w:bidi w:val="0"/>
        <w:jc w:val="left"/>
        <w:rPr>
          <w:b/>
          <w:bCs/>
        </w:rPr>
      </w:pPr>
      <w:r>
        <w:rPr>
          <w:b/>
          <w:bCs/>
          <w:sz w:val="20"/>
          <w:szCs w:val="20"/>
        </w:rPr>
        <w:t>Rollenmitgliedschaft (Pflicht)</w:t>
      </w:r>
    </w:p>
    <w:p>
      <w:pPr>
        <w:pStyle w:val="Normal"/>
        <w:bidi w:val="0"/>
        <w:jc w:val="left"/>
        <w:rPr>
          <w:sz w:val="20"/>
          <w:szCs w:val="20"/>
        </w:rPr>
      </w:pPr>
      <w:r>
        <w:rPr>
          <w:sz w:val="20"/>
          <w:szCs w:val="20"/>
        </w:rPr>
      </w:r>
    </w:p>
    <w:p>
      <w:pPr>
        <w:pStyle w:val="Normal"/>
        <w:bidi w:val="0"/>
        <w:jc w:val="left"/>
        <w:rPr>
          <w:sz w:val="20"/>
          <w:szCs w:val="20"/>
        </w:rPr>
      </w:pPr>
      <w:r>
        <w:rPr>
          <w:sz w:val="20"/>
          <w:szCs w:val="20"/>
        </w:rPr>
        <w:t>Hier sind alle Beitragsrollen auszuwählen, denen ein Mitglied mindestens angehören soll. Alle möglichen Rollen sind dabei zu markieren.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Ein Mitglied soll beispielsweise entweder in</w:t>
      </w:r>
    </w:p>
    <w:p>
      <w:pPr>
        <w:pStyle w:val="Normal"/>
        <w:numPr>
          <w:ilvl w:val="0"/>
          <w:numId w:val="20"/>
        </w:numPr>
        <w:bidi w:val="0"/>
        <w:jc w:val="left"/>
        <w:rPr/>
      </w:pPr>
      <w:r>
        <w:rPr>
          <w:sz w:val="20"/>
          <w:szCs w:val="20"/>
        </w:rPr>
        <w:t>einer altersgestaffelten Rolle</w:t>
      </w:r>
    </w:p>
    <w:p>
      <w:pPr>
        <w:pStyle w:val="Normal"/>
        <w:numPr>
          <w:ilvl w:val="0"/>
          <w:numId w:val="20"/>
        </w:numPr>
        <w:bidi w:val="0"/>
        <w:jc w:val="left"/>
        <w:rPr/>
      </w:pPr>
      <w:r>
        <w:rPr>
          <w:sz w:val="20"/>
          <w:szCs w:val="20"/>
        </w:rPr>
        <w:t>ODER in einer Familienrolle</w:t>
      </w:r>
    </w:p>
    <w:p>
      <w:pPr>
        <w:pStyle w:val="Normal"/>
        <w:numPr>
          <w:ilvl w:val="0"/>
          <w:numId w:val="20"/>
        </w:numPr>
        <w:bidi w:val="0"/>
        <w:jc w:val="left"/>
        <w:rPr>
          <w:sz w:val="20"/>
          <w:szCs w:val="20"/>
        </w:rPr>
      </w:pPr>
      <w:r>
        <w:rPr>
          <w:sz w:val="20"/>
          <w:szCs w:val="20"/>
        </w:rPr>
        <w:t>ODER in der Rolle Ehrenmitglieder sein</w:t>
      </w:r>
    </w:p>
    <w:p>
      <w:pPr>
        <w:pStyle w:val="Normal"/>
        <w:bidi w:val="0"/>
        <w:jc w:val="left"/>
        <w:rPr>
          <w:sz w:val="20"/>
          <w:szCs w:val="20"/>
        </w:rPr>
      </w:pPr>
      <w:r>
        <w:rPr>
          <w:sz w:val="20"/>
          <w:szCs w:val="20"/>
        </w:rPr>
      </w:r>
    </w:p>
    <w:p>
      <w:pPr>
        <w:pStyle w:val="Normal"/>
        <w:bidi w:val="0"/>
        <w:jc w:val="left"/>
        <w:rPr>
          <w:sz w:val="20"/>
          <w:szCs w:val="20"/>
        </w:rPr>
      </w:pPr>
      <w:r>
        <w:rPr>
          <w:sz w:val="20"/>
          <w:szCs w:val="20"/>
        </w:rPr>
        <w:t>-&gt; in diesem Fall sind Haken zu setzen bei: "Altersgestaffelte Rollen", "Familienrollen" und "Ehrenmitglieder"</w:t>
      </w:r>
    </w:p>
    <w:p>
      <w:pPr>
        <w:pStyle w:val="Normal"/>
        <w:bidi w:val="0"/>
        <w:jc w:val="left"/>
        <w:rPr>
          <w:rFonts w:ascii="Arial" w:hAnsi="Arial"/>
        </w:rPr>
      </w:pPr>
      <w:r>
        <w:rPr/>
      </w:r>
    </w:p>
    <w:p>
      <w:pPr>
        <w:pStyle w:val="Normal"/>
        <w:rPr>
          <w:rFonts w:ascii="Arial" w:hAnsi="Arial"/>
          <w:b/>
          <w:bCs/>
          <w:sz w:val="20"/>
          <w:szCs w:val="20"/>
        </w:rPr>
      </w:pPr>
      <w:bookmarkStart w:id="106" w:name="__RefHeading___Toc1276_2975391565"/>
      <w:bookmarkEnd w:id="106"/>
      <w:r>
        <w:rPr>
          <w:b/>
          <w:bCs/>
          <w:sz w:val="20"/>
          <w:szCs w:val="20"/>
        </w:rPr>
        <w:t>Rollenmitgliedschaft (Ausschluss)</w:t>
      </w:r>
    </w:p>
    <w:p>
      <w:pPr>
        <w:pStyle w:val="Normal"/>
        <w:bidi w:val="0"/>
        <w:jc w:val="left"/>
        <w:rPr>
          <w:rFonts w:ascii="Arial" w:hAnsi="Arial"/>
        </w:rPr>
      </w:pPr>
      <w:r>
        <w:rPr/>
      </w:r>
    </w:p>
    <w:p>
      <w:pPr>
        <w:pStyle w:val="Normal"/>
        <w:bidi w:val="0"/>
        <w:jc w:val="left"/>
        <w:rPr>
          <w:sz w:val="20"/>
          <w:szCs w:val="20"/>
        </w:rPr>
      </w:pPr>
      <w:r>
        <w:rPr>
          <w:sz w:val="20"/>
          <w:szCs w:val="20"/>
        </w:rPr>
        <w:t>Hier ist auszuwählen, welche Beitragsrollen sich gegenseitig ausschließen sollen.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Wenn ein Mitglied z.B. nicht gleichzeitig in einer Altersgestaffelten Rolle und einer Familienrolle sein darf</w:t>
      </w:r>
    </w:p>
    <w:p>
      <w:pPr>
        <w:pStyle w:val="Normal"/>
        <w:bidi w:val="0"/>
        <w:jc w:val="left"/>
        <w:rPr>
          <w:sz w:val="20"/>
          <w:szCs w:val="20"/>
        </w:rPr>
      </w:pPr>
      <w:r>
        <w:rPr>
          <w:sz w:val="20"/>
          <w:szCs w:val="20"/>
        </w:rPr>
        <w:t>(-&gt; doppelte Beitragsberechnung), dann ist "Altersgestaffelte Rollen ./. Familienrollen" zu markieren.</w:t>
      </w:r>
    </w:p>
    <w:p>
      <w:pPr>
        <w:pStyle w:val="Normal"/>
        <w:bidi w:val="0"/>
        <w:jc w:val="left"/>
        <w:rPr>
          <w:rFonts w:ascii="Arial" w:hAnsi="Arial"/>
        </w:rPr>
      </w:pPr>
      <w:r>
        <w:rPr/>
      </w:r>
    </w:p>
    <w:p>
      <w:pPr>
        <w:pStyle w:val="Heading3"/>
        <w:numPr>
          <w:ilvl w:val="3"/>
          <w:numId w:val="2"/>
        </w:numPr>
        <w:rPr>
          <w:rFonts w:ascii="Arial" w:hAnsi="Arial"/>
        </w:rPr>
      </w:pPr>
      <w:bookmarkStart w:id="107" w:name="__RefHeading___Toc1272_2975391565"/>
      <w:bookmarkEnd w:id="107"/>
      <w:r>
        <w:rPr/>
        <w:t>Familienrollen</w:t>
      </w:r>
    </w:p>
    <w:p>
      <w:pPr>
        <w:pStyle w:val="Normal"/>
        <w:bidi w:val="0"/>
        <w:jc w:val="left"/>
        <w:rPr>
          <w:rFonts w:ascii="Arial" w:hAnsi="Arial"/>
        </w:rPr>
      </w:pPr>
      <w:r>
        <w:rPr/>
        <w:drawing>
          <wp:anchor behindDoc="0" distT="0" distB="0" distL="0" distR="0" simplePos="0" locked="0" layoutInCell="0" allowOverlap="1" relativeHeight="32">
            <wp:simplePos x="0" y="0"/>
            <wp:positionH relativeFrom="column">
              <wp:posOffset>-17780</wp:posOffset>
            </wp:positionH>
            <wp:positionV relativeFrom="paragraph">
              <wp:posOffset>82550</wp:posOffset>
            </wp:positionV>
            <wp:extent cx="3239770" cy="1353820"/>
            <wp:effectExtent l="0" t="0" r="0" b="0"/>
            <wp:wrapTopAndBottom/>
            <wp:docPr id="101" name="Bild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ild97" descr=""/>
                    <pic:cNvPicPr>
                      <a:picLocks noChangeAspect="1" noChangeArrowheads="1"/>
                    </pic:cNvPicPr>
                  </pic:nvPicPr>
                  <pic:blipFill>
                    <a:blip r:embed="rId104"/>
                    <a:stretch>
                      <a:fillRect/>
                    </a:stretch>
                  </pic:blipFill>
                  <pic:spPr bwMode="auto">
                    <a:xfrm>
                      <a:off x="0" y="0"/>
                      <a:ext cx="3239770" cy="1353820"/>
                    </a:xfrm>
                    <a:prstGeom prst="rect">
                      <a:avLst/>
                    </a:prstGeom>
                  </pic:spPr>
                </pic:pic>
              </a:graphicData>
            </a:graphic>
          </wp:anchor>
        </w:drawing>
      </w:r>
    </w:p>
    <w:p>
      <w:pPr>
        <w:pStyle w:val="Normal"/>
        <w:numPr>
          <w:ilvl w:val="0"/>
          <w:numId w:val="2"/>
        </w:numPr>
        <w:bidi w:val="0"/>
        <w:jc w:val="left"/>
        <w:rPr>
          <w:sz w:val="20"/>
          <w:szCs w:val="20"/>
        </w:rPr>
      </w:pPr>
      <w:r>
        <w:rPr>
          <w:sz w:val="20"/>
          <w:szCs w:val="20"/>
        </w:rPr>
        <w:t>Hier werden die Prüfbedingungen für Familienrollen definiert. Dabei kann für jedes Präfix einer Familienrolle eine eigene Prüfbedingung im Format „von*bis:Anzahl“ angegeben werden. Mehrere Bedingungen sind da</w:t>
        <w:softHyphen/>
        <w:t>bei durch Semikolon zu trennen.</w:t>
      </w:r>
    </w:p>
    <w:p>
      <w:pPr>
        <w:pStyle w:val="Normal"/>
        <w:bidi w:val="0"/>
        <w:jc w:val="left"/>
        <w:rPr>
          <w:sz w:val="20"/>
          <w:szCs w:val="20"/>
        </w:rPr>
      </w:pPr>
      <w:r>
        <w:rPr>
          <w:sz w:val="20"/>
          <w:szCs w:val="20"/>
        </w:rPr>
      </w:r>
    </w:p>
    <w:p>
      <w:pPr>
        <w:pStyle w:val="Normal"/>
        <w:numPr>
          <w:ilvl w:val="0"/>
          <w:numId w:val="2"/>
        </w:numPr>
        <w:bidi w:val="0"/>
        <w:jc w:val="left"/>
        <w:rPr>
          <w:sz w:val="20"/>
          <w:szCs w:val="20"/>
        </w:rPr>
      </w:pPr>
      <w:r>
        <w:rPr>
          <w:sz w:val="20"/>
          <w:szCs w:val="20"/>
        </w:rPr>
        <w:t>Geprüft wird, ob ein Angehöriger einer Familienrolle aufgrund seines Alters nicht in einer Familienrolle mit diesem Präfix sein dürfte.</w:t>
      </w:r>
    </w:p>
    <w:p>
      <w:pPr>
        <w:pStyle w:val="Normal"/>
        <w:numPr>
          <w:ilvl w:val="0"/>
          <w:numId w:val="2"/>
        </w:numPr>
        <w:bidi w:val="0"/>
        <w:jc w:val="left"/>
        <w:rPr>
          <w:sz w:val="20"/>
          <w:szCs w:val="20"/>
        </w:rPr>
      </w:pPr>
      <w:r>
        <w:rPr>
          <w:sz w:val="20"/>
          <w:szCs w:val="20"/>
        </w:rPr>
      </w:r>
    </w:p>
    <w:p>
      <w:pPr>
        <w:pStyle w:val="Normal"/>
        <w:numPr>
          <w:ilvl w:val="0"/>
          <w:numId w:val="2"/>
        </w:numPr>
        <w:bidi w:val="0"/>
        <w:jc w:val="left"/>
        <w:rPr>
          <w:sz w:val="20"/>
          <w:szCs w:val="20"/>
        </w:rPr>
      </w:pPr>
      <w:r>
        <w:rPr>
          <w:sz w:val="20"/>
          <w:szCs w:val="20"/>
        </w:rPr>
        <w:t>Alle Prüfungen von Familienrollen beziehen sich auf den Referenzzeitpunkt, der bei den altersgestaffelten Rollen definiert wurde.</w:t>
      </w:r>
    </w:p>
    <w:p>
      <w:pPr>
        <w:pStyle w:val="Normal"/>
        <w:numPr>
          <w:ilvl w:val="0"/>
          <w:numId w:val="2"/>
        </w:numPr>
        <w:bidi w:val="0"/>
        <w:jc w:val="left"/>
        <w:rPr>
          <w:sz w:val="20"/>
          <w:szCs w:val="20"/>
        </w:rPr>
      </w:pPr>
      <w:r>
        <w:rPr>
          <w:sz w:val="20"/>
          <w:szCs w:val="20"/>
        </w:rPr>
      </w:r>
    </w:p>
    <w:p>
      <w:pPr>
        <w:pStyle w:val="Normal"/>
        <w:numPr>
          <w:ilvl w:val="0"/>
          <w:numId w:val="2"/>
        </w:numPr>
        <w:bidi w:val="0"/>
        <w:jc w:val="left"/>
        <w:rPr>
          <w:sz w:val="20"/>
          <w:szCs w:val="20"/>
        </w:rPr>
      </w:pPr>
      <w:r>
        <w:rPr>
          <w:sz w:val="20"/>
          <w:szCs w:val="20"/>
        </w:rPr>
        <w:t>Beispiele für Prüfbedingungen von Familienrollen:</w:t>
      </w:r>
    </w:p>
    <w:p>
      <w:pPr>
        <w:pStyle w:val="Normal"/>
        <w:bidi w:val="0"/>
        <w:jc w:val="left"/>
        <w:rPr>
          <w:rFonts w:ascii="Arial" w:hAnsi="Arial"/>
        </w:rPr>
      </w:pPr>
      <w:r>
        <w:rPr/>
      </w:r>
    </w:p>
    <w:tbl>
      <w:tblPr>
        <w:tblW w:w="9577" w:type="dxa"/>
        <w:jc w:val="right"/>
        <w:tblInd w:w="0" w:type="dxa"/>
        <w:tblLayout w:type="fixed"/>
        <w:tblCellMar>
          <w:top w:w="0" w:type="dxa"/>
          <w:left w:w="0" w:type="dxa"/>
          <w:bottom w:w="0" w:type="dxa"/>
          <w:right w:w="0" w:type="dxa"/>
        </w:tblCellMar>
      </w:tblPr>
      <w:tblGrid>
        <w:gridCol w:w="5496"/>
        <w:gridCol w:w="4080"/>
      </w:tblGrid>
      <w:tr>
        <w:trPr/>
        <w:tc>
          <w:tcPr>
            <w:tcW w:w="5496" w:type="dxa"/>
            <w:tcBorders/>
          </w:tcPr>
          <w:p>
            <w:pPr>
              <w:pStyle w:val="Normal"/>
              <w:widowControl w:val="false"/>
              <w:bidi w:val="0"/>
              <w:jc w:val="left"/>
              <w:rPr>
                <w:b/>
                <w:bCs/>
              </w:rPr>
            </w:pPr>
            <w:r>
              <w:rPr>
                <w:b/>
                <w:bCs/>
                <w:sz w:val="20"/>
                <w:szCs w:val="20"/>
              </w:rPr>
              <w:t>Prüfung auf</w:t>
            </w:r>
          </w:p>
        </w:tc>
        <w:tc>
          <w:tcPr>
            <w:tcW w:w="4080" w:type="dxa"/>
            <w:tcBorders/>
          </w:tcPr>
          <w:p>
            <w:pPr>
              <w:pStyle w:val="Normal"/>
              <w:widowControl w:val="false"/>
              <w:bidi w:val="0"/>
              <w:jc w:val="left"/>
              <w:rPr>
                <w:b/>
                <w:bCs/>
              </w:rPr>
            </w:pPr>
            <w:r>
              <w:rPr>
                <w:b/>
                <w:bCs/>
                <w:sz w:val="20"/>
                <w:szCs w:val="20"/>
              </w:rPr>
              <w:t>Prüfbedingung</w:t>
            </w:r>
          </w:p>
        </w:tc>
      </w:tr>
      <w:tr>
        <w:trPr/>
        <w:tc>
          <w:tcPr>
            <w:tcW w:w="5496" w:type="dxa"/>
            <w:tcBorders/>
          </w:tcPr>
          <w:p>
            <w:pPr>
              <w:pStyle w:val="Normal"/>
              <w:widowControl w:val="false"/>
              <w:bidi w:val="0"/>
              <w:jc w:val="left"/>
              <w:rPr>
                <w:sz w:val="20"/>
                <w:szCs w:val="20"/>
              </w:rPr>
            </w:pPr>
            <w:r>
              <w:rPr>
                <w:sz w:val="20"/>
                <w:szCs w:val="20"/>
              </w:rPr>
              <w:t>-0 Personen von 0 bis 17</w:t>
            </w:r>
          </w:p>
          <w:p>
            <w:pPr>
              <w:pStyle w:val="Normal"/>
              <w:widowControl w:val="false"/>
              <w:bidi w:val="0"/>
              <w:jc w:val="left"/>
              <w:rPr>
                <w:sz w:val="20"/>
                <w:szCs w:val="20"/>
              </w:rPr>
            </w:pPr>
            <w:r>
              <w:rPr>
                <w:sz w:val="20"/>
                <w:szCs w:val="20"/>
              </w:rPr>
              <w:t>-2 Personen von 18 bis 59</w:t>
            </w:r>
          </w:p>
          <w:p>
            <w:pPr>
              <w:pStyle w:val="Normal"/>
              <w:widowControl w:val="false"/>
              <w:bidi w:val="0"/>
              <w:jc w:val="left"/>
              <w:rPr>
                <w:sz w:val="20"/>
                <w:szCs w:val="20"/>
              </w:rPr>
            </w:pPr>
            <w:r>
              <w:rPr>
                <w:sz w:val="20"/>
                <w:szCs w:val="20"/>
              </w:rPr>
              <w:t>-0 Personen von 60 bis 99</w:t>
            </w:r>
          </w:p>
          <w:p>
            <w:pPr>
              <w:pStyle w:val="Normal"/>
              <w:widowControl w:val="false"/>
              <w:bidi w:val="0"/>
              <w:jc w:val="left"/>
              <w:rPr>
                <w:sz w:val="20"/>
                <w:szCs w:val="20"/>
              </w:rPr>
            </w:pPr>
            <w:r>
              <w:rPr>
                <w:sz w:val="20"/>
                <w:szCs w:val="20"/>
              </w:rPr>
            </w:r>
          </w:p>
        </w:tc>
        <w:tc>
          <w:tcPr>
            <w:tcW w:w="4080" w:type="dxa"/>
            <w:tcBorders/>
          </w:tcPr>
          <w:p>
            <w:pPr>
              <w:pStyle w:val="Normal"/>
              <w:widowControl w:val="false"/>
              <w:bidi w:val="0"/>
              <w:jc w:val="left"/>
              <w:rPr>
                <w:sz w:val="20"/>
                <w:szCs w:val="20"/>
              </w:rPr>
            </w:pPr>
            <w:r>
              <w:rPr>
                <w:sz w:val="20"/>
                <w:szCs w:val="20"/>
              </w:rPr>
              <w:t>0*17:0;18*59:2;60*99:0</w:t>
            </w:r>
          </w:p>
        </w:tc>
      </w:tr>
      <w:tr>
        <w:trPr/>
        <w:tc>
          <w:tcPr>
            <w:tcW w:w="5496" w:type="dxa"/>
            <w:tcBorders/>
          </w:tcPr>
          <w:p>
            <w:pPr>
              <w:pStyle w:val="Normal"/>
              <w:widowControl w:val="false"/>
              <w:bidi w:val="0"/>
              <w:jc w:val="left"/>
              <w:rPr>
                <w:sz w:val="20"/>
                <w:szCs w:val="20"/>
              </w:rPr>
            </w:pPr>
            <w:r>
              <w:rPr>
                <w:sz w:val="20"/>
                <w:szCs w:val="20"/>
              </w:rPr>
              <w:t>-0 Personen von 0 bis 13</w:t>
            </w:r>
          </w:p>
          <w:p>
            <w:pPr>
              <w:pStyle w:val="Normal"/>
              <w:widowControl w:val="false"/>
              <w:bidi w:val="0"/>
              <w:jc w:val="left"/>
              <w:rPr>
                <w:sz w:val="20"/>
                <w:szCs w:val="20"/>
              </w:rPr>
            </w:pPr>
            <w:r>
              <w:rPr>
                <w:sz w:val="20"/>
                <w:szCs w:val="20"/>
              </w:rPr>
              <w:t>-1 Person von 14 bis 17</w:t>
            </w:r>
          </w:p>
          <w:p>
            <w:pPr>
              <w:pStyle w:val="Normal"/>
              <w:widowControl w:val="false"/>
              <w:bidi w:val="0"/>
              <w:jc w:val="left"/>
              <w:rPr>
                <w:sz w:val="20"/>
                <w:szCs w:val="20"/>
              </w:rPr>
            </w:pPr>
            <w:r>
              <w:rPr>
                <w:sz w:val="20"/>
                <w:szCs w:val="20"/>
              </w:rPr>
              <w:t>-2 Personen von 18 bis 59</w:t>
            </w:r>
          </w:p>
          <w:p>
            <w:pPr>
              <w:pStyle w:val="Normal"/>
              <w:widowControl w:val="false"/>
              <w:bidi w:val="0"/>
              <w:jc w:val="left"/>
              <w:rPr>
                <w:sz w:val="20"/>
                <w:szCs w:val="20"/>
              </w:rPr>
            </w:pPr>
            <w:r>
              <w:rPr>
                <w:sz w:val="20"/>
                <w:szCs w:val="20"/>
              </w:rPr>
              <w:t>-0 Personen von 60 bis 99</w:t>
            </w:r>
          </w:p>
          <w:p>
            <w:pPr>
              <w:pStyle w:val="Normal"/>
              <w:widowControl w:val="false"/>
              <w:bidi w:val="0"/>
              <w:jc w:val="left"/>
              <w:rPr>
                <w:sz w:val="20"/>
                <w:szCs w:val="20"/>
              </w:rPr>
            </w:pPr>
            <w:r>
              <w:rPr>
                <w:sz w:val="20"/>
                <w:szCs w:val="20"/>
              </w:rPr>
            </w:r>
          </w:p>
        </w:tc>
        <w:tc>
          <w:tcPr>
            <w:tcW w:w="4080" w:type="dxa"/>
            <w:tcBorders/>
          </w:tcPr>
          <w:p>
            <w:pPr>
              <w:pStyle w:val="Normal"/>
              <w:widowControl w:val="false"/>
              <w:bidi w:val="0"/>
              <w:jc w:val="left"/>
              <w:rPr>
                <w:sz w:val="20"/>
                <w:szCs w:val="20"/>
              </w:rPr>
            </w:pPr>
            <w:r>
              <w:rPr>
                <w:sz w:val="20"/>
                <w:szCs w:val="20"/>
              </w:rPr>
              <w:t>0*13:0;14*17:1;18*59:2;60*99:0</w:t>
            </w:r>
          </w:p>
        </w:tc>
      </w:tr>
      <w:tr>
        <w:trPr/>
        <w:tc>
          <w:tcPr>
            <w:tcW w:w="5496" w:type="dxa"/>
            <w:tcBorders/>
          </w:tcPr>
          <w:p>
            <w:pPr>
              <w:pStyle w:val="Normal"/>
              <w:widowControl w:val="false"/>
              <w:bidi w:val="0"/>
              <w:jc w:val="left"/>
              <w:rPr>
                <w:sz w:val="20"/>
                <w:szCs w:val="20"/>
              </w:rPr>
            </w:pPr>
            <w:r>
              <w:rPr>
                <w:sz w:val="20"/>
                <w:szCs w:val="20"/>
              </w:rPr>
              <w:t>-0 Personen von 0 bis 17</w:t>
            </w:r>
          </w:p>
          <w:p>
            <w:pPr>
              <w:pStyle w:val="Normal"/>
              <w:widowControl w:val="false"/>
              <w:bidi w:val="0"/>
              <w:jc w:val="left"/>
              <w:rPr>
                <w:sz w:val="20"/>
                <w:szCs w:val="20"/>
              </w:rPr>
            </w:pPr>
            <w:r>
              <w:rPr>
                <w:sz w:val="20"/>
                <w:szCs w:val="20"/>
              </w:rPr>
              <w:t>-1 Person von 18 bis 59</w:t>
            </w:r>
          </w:p>
          <w:p>
            <w:pPr>
              <w:pStyle w:val="Normal"/>
              <w:widowControl w:val="false"/>
              <w:bidi w:val="0"/>
              <w:jc w:val="left"/>
              <w:rPr>
                <w:sz w:val="20"/>
                <w:szCs w:val="20"/>
              </w:rPr>
            </w:pPr>
            <w:r>
              <w:rPr>
                <w:sz w:val="20"/>
                <w:szCs w:val="20"/>
              </w:rPr>
              <w:t>-1 Personen von 60 bis 99</w:t>
            </w:r>
          </w:p>
          <w:p>
            <w:pPr>
              <w:pStyle w:val="Normal"/>
              <w:widowControl w:val="false"/>
              <w:bidi w:val="0"/>
              <w:jc w:val="left"/>
              <w:rPr>
                <w:sz w:val="20"/>
                <w:szCs w:val="20"/>
              </w:rPr>
            </w:pPr>
            <w:r>
              <w:rPr>
                <w:sz w:val="20"/>
                <w:szCs w:val="20"/>
              </w:rPr>
            </w:r>
          </w:p>
        </w:tc>
        <w:tc>
          <w:tcPr>
            <w:tcW w:w="4080" w:type="dxa"/>
            <w:tcBorders/>
          </w:tcPr>
          <w:p>
            <w:pPr>
              <w:pStyle w:val="Normal"/>
              <w:widowControl w:val="false"/>
              <w:bidi w:val="0"/>
              <w:jc w:val="left"/>
              <w:rPr>
                <w:sz w:val="20"/>
                <w:szCs w:val="20"/>
              </w:rPr>
            </w:pPr>
            <w:r>
              <w:rPr>
                <w:sz w:val="20"/>
                <w:szCs w:val="20"/>
              </w:rPr>
              <w:t>0*17:0;18*59:1;60*99:1</w:t>
            </w:r>
          </w:p>
        </w:tc>
      </w:tr>
      <w:tr>
        <w:trPr/>
        <w:tc>
          <w:tcPr>
            <w:tcW w:w="5496" w:type="dxa"/>
            <w:tcBorders/>
          </w:tcPr>
          <w:p>
            <w:pPr>
              <w:pStyle w:val="Normal"/>
              <w:widowControl w:val="false"/>
              <w:bidi w:val="0"/>
              <w:jc w:val="left"/>
              <w:rPr>
                <w:rFonts w:ascii="Arial" w:hAnsi="Arial"/>
                <w:sz w:val="20"/>
                <w:szCs w:val="20"/>
              </w:rPr>
            </w:pPr>
            <w:r>
              <w:rPr>
                <w:sz w:val="20"/>
                <w:szCs w:val="20"/>
              </w:rPr>
              <w:t>-0 Personen von 0 bis 17</w:t>
            </w:r>
          </w:p>
          <w:p>
            <w:pPr>
              <w:pStyle w:val="Normal"/>
              <w:widowControl w:val="false"/>
              <w:bidi w:val="0"/>
              <w:jc w:val="left"/>
              <w:rPr>
                <w:rFonts w:ascii="Arial" w:hAnsi="Arial"/>
                <w:sz w:val="20"/>
                <w:szCs w:val="20"/>
              </w:rPr>
            </w:pPr>
            <w:r>
              <w:rPr>
                <w:sz w:val="20"/>
                <w:szCs w:val="20"/>
              </w:rPr>
              <w:t>-0 Personen von 18 bis 59</w:t>
            </w:r>
          </w:p>
          <w:p>
            <w:pPr>
              <w:pStyle w:val="Normal"/>
              <w:widowControl w:val="false"/>
              <w:bidi w:val="0"/>
              <w:jc w:val="left"/>
              <w:rPr>
                <w:rFonts w:ascii="Arial" w:hAnsi="Arial"/>
                <w:sz w:val="20"/>
                <w:szCs w:val="20"/>
              </w:rPr>
            </w:pPr>
            <w:r>
              <w:rPr>
                <w:sz w:val="20"/>
                <w:szCs w:val="20"/>
              </w:rPr>
              <w:t>-2 Personen von 60 bis 99</w:t>
            </w:r>
          </w:p>
        </w:tc>
        <w:tc>
          <w:tcPr>
            <w:tcW w:w="4080" w:type="dxa"/>
            <w:tcBorders/>
          </w:tcPr>
          <w:p>
            <w:pPr>
              <w:pStyle w:val="Normal"/>
              <w:widowControl w:val="false"/>
              <w:bidi w:val="0"/>
              <w:jc w:val="left"/>
              <w:rPr>
                <w:rFonts w:ascii="Arial" w:hAnsi="Arial"/>
                <w:sz w:val="20"/>
                <w:szCs w:val="20"/>
              </w:rPr>
            </w:pPr>
            <w:r>
              <w:rPr>
                <w:sz w:val="20"/>
                <w:szCs w:val="20"/>
              </w:rPr>
              <w:t>0*17:0;*18:59::0*;60*99:2</w:t>
            </w:r>
          </w:p>
        </w:tc>
      </w:tr>
    </w:tbl>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sz w:val="20"/>
          <w:szCs w:val="20"/>
        </w:rPr>
      </w:pPr>
      <w:r>
        <w:rPr>
          <w:sz w:val="20"/>
          <w:szCs w:val="20"/>
        </w:rPr>
        <w:t>Auch die Verwendung von komplexen Familienrollen-Präfixen ist möglich.</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 xml:space="preserve">Der Autor des Plugins verwendet derzeit folgende Familienrollen-Präfixe: </w:t>
      </w:r>
    </w:p>
    <w:p>
      <w:pPr>
        <w:pStyle w:val="Normal"/>
        <w:bidi w:val="0"/>
        <w:jc w:val="left"/>
        <w:rPr>
          <w:sz w:val="20"/>
          <w:szCs w:val="20"/>
        </w:rPr>
      </w:pPr>
      <w:r>
        <w:rPr>
          <w:sz w:val="20"/>
          <w:szCs w:val="20"/>
        </w:rPr>
      </w:r>
    </w:p>
    <w:p>
      <w:pPr>
        <w:pStyle w:val="Normal"/>
        <w:bidi w:val="0"/>
        <w:jc w:val="left"/>
        <w:rPr>
          <w:sz w:val="20"/>
          <w:szCs w:val="20"/>
        </w:rPr>
      </w:pPr>
      <w:r>
        <w:rPr>
          <w:sz w:val="20"/>
          <w:szCs w:val="20"/>
        </w:rPr>
        <w:t>Mit folgenden Vorgaben:</w:t>
      </w:r>
    </w:p>
    <w:p>
      <w:pPr>
        <w:pStyle w:val="Normal"/>
        <w:numPr>
          <w:ilvl w:val="0"/>
          <w:numId w:val="18"/>
        </w:numPr>
        <w:bidi w:val="0"/>
        <w:jc w:val="left"/>
        <w:rPr/>
      </w:pPr>
      <w:r>
        <w:rPr>
          <w:sz w:val="20"/>
          <w:szCs w:val="20"/>
        </w:rPr>
        <w:t xml:space="preserve">Kind: </w:t>
        <w:tab/>
        <w:tab/>
        <w:t>0 bis 13 Jahre</w:t>
      </w:r>
    </w:p>
    <w:p>
      <w:pPr>
        <w:pStyle w:val="Normal"/>
        <w:numPr>
          <w:ilvl w:val="0"/>
          <w:numId w:val="18"/>
        </w:numPr>
        <w:bidi w:val="0"/>
        <w:jc w:val="left"/>
        <w:rPr/>
      </w:pPr>
      <w:r>
        <w:rPr>
          <w:sz w:val="20"/>
          <w:szCs w:val="20"/>
        </w:rPr>
        <w:t xml:space="preserve">Jugendlicher: </w:t>
        <w:tab/>
        <w:t>14 bis 17 Jahre</w:t>
      </w:r>
    </w:p>
    <w:p>
      <w:pPr>
        <w:pStyle w:val="Normal"/>
        <w:numPr>
          <w:ilvl w:val="0"/>
          <w:numId w:val="18"/>
        </w:numPr>
        <w:bidi w:val="0"/>
        <w:jc w:val="left"/>
        <w:rPr/>
      </w:pPr>
      <w:r>
        <w:rPr>
          <w:sz w:val="20"/>
          <w:szCs w:val="20"/>
        </w:rPr>
        <w:t xml:space="preserve">Erwachsener: </w:t>
        <w:tab/>
        <w:t>18 bis 59 Jahre</w:t>
      </w:r>
    </w:p>
    <w:p>
      <w:pPr>
        <w:pStyle w:val="Normal"/>
        <w:numPr>
          <w:ilvl w:val="0"/>
          <w:numId w:val="18"/>
        </w:numPr>
        <w:bidi w:val="0"/>
        <w:jc w:val="left"/>
        <w:rPr>
          <w:sz w:val="20"/>
          <w:szCs w:val="20"/>
        </w:rPr>
      </w:pPr>
      <w:r>
        <w:rPr>
          <w:sz w:val="20"/>
          <w:szCs w:val="20"/>
        </w:rPr>
        <w:t xml:space="preserve">Senior: </w:t>
        <w:tab/>
        <w:tab/>
        <w:t>60 bis 99 Jahre</w:t>
      </w:r>
    </w:p>
    <w:p>
      <w:pPr>
        <w:pStyle w:val="Normal"/>
        <w:bidi w:val="0"/>
        <w:jc w:val="left"/>
        <w:rPr>
          <w:rFonts w:ascii="Arial" w:hAnsi="Arial"/>
          <w:sz w:val="20"/>
          <w:szCs w:val="20"/>
        </w:rPr>
      </w:pPr>
      <w:r>
        <w:rPr>
          <w:sz w:val="20"/>
          <w:szCs w:val="20"/>
        </w:rPr>
      </w:r>
    </w:p>
    <w:tbl>
      <w:tblPr>
        <w:tblW w:w="9870" w:type="dxa"/>
        <w:jc w:val="left"/>
        <w:tblInd w:w="-30" w:type="dxa"/>
        <w:tblLayout w:type="fixed"/>
        <w:tblCellMar>
          <w:top w:w="0" w:type="dxa"/>
          <w:left w:w="30" w:type="dxa"/>
          <w:bottom w:w="0" w:type="dxa"/>
          <w:right w:w="30" w:type="dxa"/>
        </w:tblCellMar>
      </w:tblPr>
      <w:tblGrid>
        <w:gridCol w:w="2781"/>
        <w:gridCol w:w="4246"/>
        <w:gridCol w:w="2843"/>
      </w:tblGrid>
      <w:tr>
        <w:trPr>
          <w:trHeight w:val="255" w:hRule="atLeast"/>
        </w:trPr>
        <w:tc>
          <w:tcPr>
            <w:tcW w:w="2781" w:type="dxa"/>
            <w:tcBorders/>
            <w:vAlign w:val="bottom"/>
          </w:tcPr>
          <w:p>
            <w:pPr>
              <w:pStyle w:val="Normal"/>
              <w:widowControl w:val="false"/>
              <w:tabs>
                <w:tab w:val="clear" w:pos="709"/>
              </w:tabs>
              <w:bidi w:val="0"/>
              <w:jc w:val="left"/>
              <w:rPr>
                <w:b/>
                <w:bCs/>
                <w:sz w:val="18"/>
                <w:szCs w:val="18"/>
              </w:rPr>
            </w:pPr>
            <w:r>
              <w:rPr>
                <w:b/>
                <w:bCs/>
                <w:sz w:val="18"/>
                <w:szCs w:val="18"/>
              </w:rPr>
              <w:t>Familienrollen-Präfix</w:t>
            </w:r>
          </w:p>
        </w:tc>
        <w:tc>
          <w:tcPr>
            <w:tcW w:w="4246" w:type="dxa"/>
            <w:tcBorders/>
            <w:vAlign w:val="bottom"/>
          </w:tcPr>
          <w:p>
            <w:pPr>
              <w:pStyle w:val="Normal"/>
              <w:widowControl w:val="false"/>
              <w:tabs>
                <w:tab w:val="clear" w:pos="709"/>
              </w:tabs>
              <w:jc w:val="left"/>
              <w:rPr>
                <w:rFonts w:ascii="Arial" w:hAnsi="Arial"/>
                <w:b/>
                <w:bCs/>
                <w:sz w:val="18"/>
                <w:szCs w:val="18"/>
              </w:rPr>
            </w:pPr>
            <w:r>
              <w:rPr>
                <w:b/>
                <w:bCs/>
                <w:sz w:val="18"/>
                <w:szCs w:val="18"/>
              </w:rPr>
              <w:t>Beschreibung</w:t>
            </w:r>
          </w:p>
        </w:tc>
        <w:tc>
          <w:tcPr>
            <w:tcW w:w="2843" w:type="dxa"/>
            <w:tcBorders/>
            <w:vAlign w:val="bottom"/>
          </w:tcPr>
          <w:p>
            <w:pPr>
              <w:pStyle w:val="Normal"/>
              <w:widowControl w:val="false"/>
              <w:tabs>
                <w:tab w:val="clear" w:pos="709"/>
              </w:tabs>
              <w:bidi w:val="0"/>
              <w:jc w:val="left"/>
              <w:rPr>
                <w:b/>
                <w:bCs/>
              </w:rPr>
            </w:pPr>
            <w:r>
              <w:rPr>
                <w:b/>
                <w:bCs/>
                <w:sz w:val="20"/>
                <w:szCs w:val="20"/>
              </w:rPr>
              <w:t>Prüfbedingung</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FamERW1+JUG1+0</w:t>
            </w:r>
          </w:p>
        </w:tc>
        <w:tc>
          <w:tcPr>
            <w:tcW w:w="4246" w:type="dxa"/>
            <w:tcBorders/>
            <w:vAlign w:val="bottom"/>
          </w:tcPr>
          <w:p>
            <w:pPr>
              <w:pStyle w:val="Normal"/>
              <w:widowControl w:val="false"/>
              <w:tabs>
                <w:tab w:val="clear" w:pos="709"/>
              </w:tabs>
              <w:jc w:val="left"/>
              <w:rPr>
                <w:sz w:val="18"/>
                <w:szCs w:val="18"/>
              </w:rPr>
            </w:pPr>
            <w:r>
              <w:rPr>
                <w:sz w:val="18"/>
                <w:szCs w:val="18"/>
              </w:rPr>
              <w:t>1 Erwachsener + 1 Jugendlicher</w:t>
            </w:r>
          </w:p>
        </w:tc>
        <w:tc>
          <w:tcPr>
            <w:tcW w:w="2843" w:type="dxa"/>
            <w:tcBorders/>
            <w:vAlign w:val="bottom"/>
          </w:tcPr>
          <w:p>
            <w:pPr>
              <w:pStyle w:val="Tabelleninhalt"/>
              <w:widowControl w:val="false"/>
              <w:jc w:val="left"/>
              <w:rPr>
                <w:rFonts w:ascii="Arial" w:hAnsi="Arial"/>
                <w:sz w:val="18"/>
                <w:szCs w:val="18"/>
              </w:rPr>
            </w:pPr>
            <w:r>
              <w:rPr>
                <w:sz w:val="18"/>
                <w:szCs w:val="18"/>
              </w:rPr>
              <w:t>0*13:0;14*17:1;18*59:1;60*99:0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FamERW1+JUG1+KND1</w:t>
            </w:r>
          </w:p>
        </w:tc>
        <w:tc>
          <w:tcPr>
            <w:tcW w:w="4246" w:type="dxa"/>
            <w:tcBorders/>
            <w:vAlign w:val="bottom"/>
          </w:tcPr>
          <w:p>
            <w:pPr>
              <w:pStyle w:val="Normal"/>
              <w:widowControl w:val="false"/>
              <w:tabs>
                <w:tab w:val="clear" w:pos="709"/>
              </w:tabs>
              <w:jc w:val="left"/>
              <w:rPr>
                <w:sz w:val="18"/>
                <w:szCs w:val="18"/>
              </w:rPr>
            </w:pPr>
            <w:r>
              <w:rPr>
                <w:sz w:val="18"/>
                <w:szCs w:val="18"/>
              </w:rPr>
              <w:t>1 Erwachsener + 1 Jugendlicher + 1 Kind</w:t>
            </w:r>
          </w:p>
        </w:tc>
        <w:tc>
          <w:tcPr>
            <w:tcW w:w="2843" w:type="dxa"/>
            <w:tcBorders/>
            <w:vAlign w:val="bottom"/>
          </w:tcPr>
          <w:p>
            <w:pPr>
              <w:pStyle w:val="Tabelleninhalt"/>
              <w:widowControl w:val="false"/>
              <w:jc w:val="left"/>
              <w:rPr>
                <w:rFonts w:ascii="Arial" w:hAnsi="Arial"/>
                <w:sz w:val="18"/>
                <w:szCs w:val="18"/>
              </w:rPr>
            </w:pPr>
            <w:r>
              <w:rPr>
                <w:sz w:val="18"/>
                <w:szCs w:val="18"/>
              </w:rPr>
              <w:t>0*13:1;14*17:1;18*59:1;60*99:0</w:t>
            </w:r>
          </w:p>
        </w:tc>
      </w:tr>
      <w:tr>
        <w:trPr>
          <w:trHeight w:val="293" w:hRule="atLeast"/>
        </w:trPr>
        <w:tc>
          <w:tcPr>
            <w:tcW w:w="2781" w:type="dxa"/>
            <w:tcBorders/>
            <w:vAlign w:val="bottom"/>
          </w:tcPr>
          <w:p>
            <w:pPr>
              <w:pStyle w:val="Normal"/>
              <w:widowControl w:val="false"/>
              <w:tabs>
                <w:tab w:val="clear" w:pos="709"/>
              </w:tabs>
              <w:jc w:val="left"/>
              <w:rPr>
                <w:sz w:val="18"/>
                <w:szCs w:val="18"/>
              </w:rPr>
            </w:pPr>
            <w:r>
              <w:rPr>
                <w:sz w:val="18"/>
                <w:szCs w:val="18"/>
              </w:rPr>
              <w:t>FamERW1+JUG1+KND2</w:t>
            </w:r>
          </w:p>
        </w:tc>
        <w:tc>
          <w:tcPr>
            <w:tcW w:w="4246" w:type="dxa"/>
            <w:tcBorders/>
            <w:vAlign w:val="bottom"/>
          </w:tcPr>
          <w:p>
            <w:pPr>
              <w:pStyle w:val="Normal"/>
              <w:widowControl w:val="false"/>
              <w:tabs>
                <w:tab w:val="clear" w:pos="709"/>
              </w:tabs>
              <w:jc w:val="left"/>
              <w:rPr>
                <w:sz w:val="18"/>
                <w:szCs w:val="18"/>
              </w:rPr>
            </w:pPr>
            <w:r>
              <w:rPr>
                <w:sz w:val="18"/>
                <w:szCs w:val="18"/>
              </w:rPr>
              <w:t>1 Erwachsener + 1 Jugendlicher + 2 Kinder</w:t>
            </w:r>
          </w:p>
        </w:tc>
        <w:tc>
          <w:tcPr>
            <w:tcW w:w="2843" w:type="dxa"/>
            <w:tcBorders/>
            <w:vAlign w:val="bottom"/>
          </w:tcPr>
          <w:p>
            <w:pPr>
              <w:pStyle w:val="Tabelleninhalt"/>
              <w:widowControl w:val="false"/>
              <w:jc w:val="left"/>
              <w:rPr>
                <w:rFonts w:ascii="Arial" w:hAnsi="Arial"/>
                <w:sz w:val="18"/>
                <w:szCs w:val="18"/>
              </w:rPr>
            </w:pPr>
            <w:r>
              <w:rPr>
                <w:sz w:val="18"/>
                <w:szCs w:val="18"/>
              </w:rPr>
              <w:t>0*13:2;14*17:1;18*59:1;60*99:0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FamERW1+JUG1+SEN1</w:t>
            </w:r>
          </w:p>
        </w:tc>
        <w:tc>
          <w:tcPr>
            <w:tcW w:w="4246" w:type="dxa"/>
            <w:tcBorders/>
            <w:vAlign w:val="bottom"/>
          </w:tcPr>
          <w:p>
            <w:pPr>
              <w:pStyle w:val="Normal"/>
              <w:widowControl w:val="false"/>
              <w:tabs>
                <w:tab w:val="clear" w:pos="709"/>
              </w:tabs>
              <w:jc w:val="left"/>
              <w:rPr>
                <w:sz w:val="18"/>
                <w:szCs w:val="18"/>
              </w:rPr>
            </w:pPr>
            <w:r>
              <w:rPr>
                <w:sz w:val="18"/>
                <w:szCs w:val="18"/>
              </w:rPr>
              <w:t>1 Erwachsener + 1 Jugendlicher + 1 Senior</w:t>
            </w:r>
          </w:p>
        </w:tc>
        <w:tc>
          <w:tcPr>
            <w:tcW w:w="2843" w:type="dxa"/>
            <w:tcBorders/>
            <w:vAlign w:val="bottom"/>
          </w:tcPr>
          <w:p>
            <w:pPr>
              <w:pStyle w:val="Tabelleninhalt"/>
              <w:widowControl w:val="false"/>
              <w:jc w:val="left"/>
              <w:rPr>
                <w:rFonts w:ascii="Arial" w:hAnsi="Arial"/>
                <w:sz w:val="18"/>
                <w:szCs w:val="18"/>
              </w:rPr>
            </w:pPr>
            <w:r>
              <w:rPr>
                <w:sz w:val="18"/>
                <w:szCs w:val="18"/>
              </w:rPr>
              <w:t>0*13:0;14*17:1;18*59:1;60*99:1</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FamERW1+KND1</w:t>
            </w:r>
          </w:p>
        </w:tc>
        <w:tc>
          <w:tcPr>
            <w:tcW w:w="4246" w:type="dxa"/>
            <w:tcBorders/>
            <w:vAlign w:val="bottom"/>
          </w:tcPr>
          <w:p>
            <w:pPr>
              <w:pStyle w:val="Normal"/>
              <w:widowControl w:val="false"/>
              <w:tabs>
                <w:tab w:val="clear" w:pos="709"/>
              </w:tabs>
              <w:jc w:val="left"/>
              <w:rPr>
                <w:sz w:val="18"/>
                <w:szCs w:val="18"/>
              </w:rPr>
            </w:pPr>
            <w:r>
              <w:rPr>
                <w:sz w:val="18"/>
                <w:szCs w:val="18"/>
              </w:rPr>
              <w:t>1 Erwachsener + 1 Kind</w:t>
            </w:r>
          </w:p>
        </w:tc>
        <w:tc>
          <w:tcPr>
            <w:tcW w:w="2843" w:type="dxa"/>
            <w:tcBorders/>
            <w:vAlign w:val="bottom"/>
          </w:tcPr>
          <w:p>
            <w:pPr>
              <w:pStyle w:val="Tabelleninhalt"/>
              <w:widowControl w:val="false"/>
              <w:jc w:val="left"/>
              <w:rPr>
                <w:rFonts w:ascii="Arial" w:hAnsi="Arial"/>
                <w:sz w:val="18"/>
                <w:szCs w:val="18"/>
              </w:rPr>
            </w:pPr>
            <w:r>
              <w:rPr>
                <w:sz w:val="18"/>
                <w:szCs w:val="18"/>
              </w:rPr>
              <w:t>0*13:1;14*17:0;18*59:1;60*99:0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FamERW1+KND2</w:t>
            </w:r>
          </w:p>
        </w:tc>
        <w:tc>
          <w:tcPr>
            <w:tcW w:w="4246" w:type="dxa"/>
            <w:tcBorders/>
            <w:vAlign w:val="bottom"/>
          </w:tcPr>
          <w:p>
            <w:pPr>
              <w:pStyle w:val="Normal"/>
              <w:widowControl w:val="false"/>
              <w:tabs>
                <w:tab w:val="clear" w:pos="709"/>
              </w:tabs>
              <w:jc w:val="left"/>
              <w:rPr>
                <w:sz w:val="18"/>
                <w:szCs w:val="18"/>
              </w:rPr>
            </w:pPr>
            <w:r>
              <w:rPr>
                <w:sz w:val="18"/>
                <w:szCs w:val="18"/>
              </w:rPr>
              <w:t>1 Erwachsener + 2 Kinder</w:t>
            </w:r>
          </w:p>
        </w:tc>
        <w:tc>
          <w:tcPr>
            <w:tcW w:w="2843" w:type="dxa"/>
            <w:tcBorders/>
            <w:vAlign w:val="bottom"/>
          </w:tcPr>
          <w:p>
            <w:pPr>
              <w:pStyle w:val="Tabelleninhalt"/>
              <w:widowControl w:val="false"/>
              <w:jc w:val="left"/>
              <w:rPr>
                <w:rFonts w:ascii="Arial" w:hAnsi="Arial"/>
                <w:sz w:val="18"/>
                <w:szCs w:val="18"/>
              </w:rPr>
            </w:pPr>
            <w:r>
              <w:rPr>
                <w:sz w:val="18"/>
                <w:szCs w:val="18"/>
              </w:rPr>
              <w:t>0*13:2;14*17:0;18*59:1;60*99:0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FamERW1+KNDx</w:t>
            </w:r>
          </w:p>
        </w:tc>
        <w:tc>
          <w:tcPr>
            <w:tcW w:w="4246" w:type="dxa"/>
            <w:tcBorders/>
            <w:vAlign w:val="bottom"/>
          </w:tcPr>
          <w:p>
            <w:pPr>
              <w:pStyle w:val="Normal"/>
              <w:widowControl w:val="false"/>
              <w:tabs>
                <w:tab w:val="clear" w:pos="709"/>
              </w:tabs>
              <w:jc w:val="left"/>
              <w:rPr>
                <w:sz w:val="18"/>
                <w:szCs w:val="18"/>
              </w:rPr>
            </w:pPr>
            <w:r>
              <w:rPr>
                <w:sz w:val="18"/>
                <w:szCs w:val="18"/>
              </w:rPr>
              <w:t>1 Erwachsener + viele Kinder</w:t>
            </w:r>
          </w:p>
        </w:tc>
        <w:tc>
          <w:tcPr>
            <w:tcW w:w="2843" w:type="dxa"/>
            <w:tcBorders/>
            <w:vAlign w:val="bottom"/>
          </w:tcPr>
          <w:p>
            <w:pPr>
              <w:pStyle w:val="Tabelleninhalt"/>
              <w:widowControl w:val="false"/>
              <w:jc w:val="left"/>
              <w:rPr>
                <w:rFonts w:ascii="Arial" w:hAnsi="Arial"/>
                <w:sz w:val="18"/>
                <w:szCs w:val="18"/>
              </w:rPr>
            </w:pPr>
            <w:r>
              <w:rPr>
                <w:sz w:val="18"/>
                <w:szCs w:val="18"/>
              </w:rPr>
              <w:t>14*17:0;18*59:1;60*99:0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FamERW1+SEN1</w:t>
            </w:r>
          </w:p>
        </w:tc>
        <w:tc>
          <w:tcPr>
            <w:tcW w:w="4246" w:type="dxa"/>
            <w:tcBorders/>
            <w:vAlign w:val="bottom"/>
          </w:tcPr>
          <w:p>
            <w:pPr>
              <w:pStyle w:val="Normal"/>
              <w:widowControl w:val="false"/>
              <w:tabs>
                <w:tab w:val="clear" w:pos="709"/>
              </w:tabs>
              <w:jc w:val="left"/>
              <w:rPr>
                <w:sz w:val="18"/>
                <w:szCs w:val="18"/>
              </w:rPr>
            </w:pPr>
            <w:r>
              <w:rPr>
                <w:sz w:val="18"/>
                <w:szCs w:val="18"/>
              </w:rPr>
              <w:t>1 Erwachsener + 1 Senior</w:t>
            </w:r>
          </w:p>
        </w:tc>
        <w:tc>
          <w:tcPr>
            <w:tcW w:w="2843" w:type="dxa"/>
            <w:tcBorders/>
            <w:vAlign w:val="bottom"/>
          </w:tcPr>
          <w:p>
            <w:pPr>
              <w:pStyle w:val="Tabelleninhalt"/>
              <w:widowControl w:val="false"/>
              <w:jc w:val="left"/>
              <w:rPr>
                <w:rFonts w:ascii="Arial" w:hAnsi="Arial"/>
                <w:sz w:val="18"/>
                <w:szCs w:val="18"/>
              </w:rPr>
            </w:pPr>
            <w:r>
              <w:rPr>
                <w:sz w:val="18"/>
                <w:szCs w:val="18"/>
              </w:rPr>
              <w:t>0*17:0;18*59:1;60*99:1</w:t>
            </w:r>
          </w:p>
        </w:tc>
      </w:tr>
      <w:tr>
        <w:trPr>
          <w:trHeight w:val="293" w:hRule="atLeast"/>
        </w:trPr>
        <w:tc>
          <w:tcPr>
            <w:tcW w:w="2781" w:type="dxa"/>
            <w:tcBorders/>
            <w:vAlign w:val="bottom"/>
          </w:tcPr>
          <w:p>
            <w:pPr>
              <w:pStyle w:val="Normal"/>
              <w:widowControl w:val="false"/>
              <w:tabs>
                <w:tab w:val="clear" w:pos="709"/>
              </w:tabs>
              <w:jc w:val="left"/>
              <w:rPr>
                <w:sz w:val="18"/>
                <w:szCs w:val="18"/>
              </w:rPr>
            </w:pPr>
            <w:r>
              <w:rPr>
                <w:sz w:val="18"/>
                <w:szCs w:val="18"/>
              </w:rPr>
              <w:t>FamERW1+STD1+SEN1</w:t>
            </w:r>
          </w:p>
        </w:tc>
        <w:tc>
          <w:tcPr>
            <w:tcW w:w="4246" w:type="dxa"/>
            <w:tcBorders/>
            <w:vAlign w:val="bottom"/>
          </w:tcPr>
          <w:p>
            <w:pPr>
              <w:pStyle w:val="Normal"/>
              <w:widowControl w:val="false"/>
              <w:tabs>
                <w:tab w:val="clear" w:pos="709"/>
              </w:tabs>
              <w:jc w:val="left"/>
              <w:rPr>
                <w:sz w:val="18"/>
                <w:szCs w:val="18"/>
              </w:rPr>
            </w:pPr>
            <w:r>
              <w:rPr>
                <w:sz w:val="18"/>
                <w:szCs w:val="18"/>
              </w:rPr>
              <w:t>1 Erwachsener + 1 Student + 1 Senior</w:t>
            </w:r>
          </w:p>
        </w:tc>
        <w:tc>
          <w:tcPr>
            <w:tcW w:w="2843" w:type="dxa"/>
            <w:tcBorders/>
            <w:vAlign w:val="bottom"/>
          </w:tcPr>
          <w:p>
            <w:pPr>
              <w:pStyle w:val="Tabelleninhalt"/>
              <w:widowControl w:val="false"/>
              <w:jc w:val="left"/>
              <w:rPr>
                <w:rFonts w:ascii="Arial" w:hAnsi="Arial"/>
                <w:sz w:val="18"/>
                <w:szCs w:val="18"/>
              </w:rPr>
            </w:pPr>
            <w:r>
              <w:rPr>
                <w:sz w:val="18"/>
                <w:szCs w:val="18"/>
              </w:rPr>
              <w:t>0*13:0;14*24:1;25*59:1;60*99:1</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FamERW2+0</w:t>
            </w:r>
          </w:p>
        </w:tc>
        <w:tc>
          <w:tcPr>
            <w:tcW w:w="4246" w:type="dxa"/>
            <w:tcBorders/>
            <w:vAlign w:val="bottom"/>
          </w:tcPr>
          <w:p>
            <w:pPr>
              <w:pStyle w:val="Normal"/>
              <w:widowControl w:val="false"/>
              <w:tabs>
                <w:tab w:val="clear" w:pos="709"/>
              </w:tabs>
              <w:jc w:val="left"/>
              <w:rPr>
                <w:sz w:val="18"/>
                <w:szCs w:val="18"/>
              </w:rPr>
            </w:pPr>
            <w:r>
              <w:rPr>
                <w:sz w:val="18"/>
                <w:szCs w:val="18"/>
              </w:rPr>
              <w:t>2 Erwachsene</w:t>
            </w:r>
          </w:p>
        </w:tc>
        <w:tc>
          <w:tcPr>
            <w:tcW w:w="2843" w:type="dxa"/>
            <w:tcBorders/>
            <w:vAlign w:val="bottom"/>
          </w:tcPr>
          <w:p>
            <w:pPr>
              <w:pStyle w:val="Tabelleninhalt"/>
              <w:widowControl w:val="false"/>
              <w:jc w:val="left"/>
              <w:rPr>
                <w:rFonts w:ascii="Arial" w:hAnsi="Arial"/>
                <w:sz w:val="18"/>
                <w:szCs w:val="18"/>
              </w:rPr>
            </w:pPr>
            <w:r>
              <w:rPr>
                <w:sz w:val="18"/>
                <w:szCs w:val="18"/>
              </w:rPr>
              <w:t>0*17:0;18*59:2;60*99:0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FamERW2+ERW1+0</w:t>
            </w:r>
          </w:p>
        </w:tc>
        <w:tc>
          <w:tcPr>
            <w:tcW w:w="4246" w:type="dxa"/>
            <w:tcBorders/>
            <w:vAlign w:val="bottom"/>
          </w:tcPr>
          <w:p>
            <w:pPr>
              <w:pStyle w:val="Normal"/>
              <w:widowControl w:val="false"/>
              <w:tabs>
                <w:tab w:val="clear" w:pos="709"/>
              </w:tabs>
              <w:jc w:val="left"/>
              <w:rPr>
                <w:sz w:val="18"/>
                <w:szCs w:val="18"/>
              </w:rPr>
            </w:pPr>
            <w:r>
              <w:rPr>
                <w:sz w:val="18"/>
                <w:szCs w:val="18"/>
              </w:rPr>
              <w:t>3 Erwachsene</w:t>
            </w:r>
          </w:p>
        </w:tc>
        <w:tc>
          <w:tcPr>
            <w:tcW w:w="2843" w:type="dxa"/>
            <w:tcBorders/>
            <w:vAlign w:val="bottom"/>
          </w:tcPr>
          <w:p>
            <w:pPr>
              <w:pStyle w:val="Tabelleninhalt"/>
              <w:widowControl w:val="false"/>
              <w:jc w:val="left"/>
              <w:rPr>
                <w:rFonts w:ascii="Arial" w:hAnsi="Arial"/>
                <w:sz w:val="18"/>
                <w:szCs w:val="18"/>
              </w:rPr>
            </w:pPr>
            <w:r>
              <w:rPr>
                <w:sz w:val="18"/>
                <w:szCs w:val="18"/>
              </w:rPr>
              <w:t>0*17:0;18*59:3;60*99:0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FamERW2+ERW1+JUG1+0</w:t>
            </w:r>
          </w:p>
        </w:tc>
        <w:tc>
          <w:tcPr>
            <w:tcW w:w="4246" w:type="dxa"/>
            <w:tcBorders/>
            <w:vAlign w:val="bottom"/>
          </w:tcPr>
          <w:p>
            <w:pPr>
              <w:pStyle w:val="Normal"/>
              <w:widowControl w:val="false"/>
              <w:tabs>
                <w:tab w:val="clear" w:pos="709"/>
              </w:tabs>
              <w:jc w:val="left"/>
              <w:rPr>
                <w:sz w:val="18"/>
                <w:szCs w:val="18"/>
              </w:rPr>
            </w:pPr>
            <w:r>
              <w:rPr>
                <w:sz w:val="18"/>
                <w:szCs w:val="18"/>
              </w:rPr>
              <w:t>3 Erwachsene + 1 Jugendlicher</w:t>
            </w:r>
          </w:p>
        </w:tc>
        <w:tc>
          <w:tcPr>
            <w:tcW w:w="2843" w:type="dxa"/>
            <w:tcBorders/>
            <w:vAlign w:val="bottom"/>
          </w:tcPr>
          <w:p>
            <w:pPr>
              <w:pStyle w:val="Tabelleninhalt"/>
              <w:widowControl w:val="false"/>
              <w:jc w:val="left"/>
              <w:rPr>
                <w:rFonts w:ascii="Arial" w:hAnsi="Arial"/>
                <w:sz w:val="18"/>
                <w:szCs w:val="18"/>
              </w:rPr>
            </w:pPr>
            <w:r>
              <w:rPr>
                <w:sz w:val="18"/>
                <w:szCs w:val="18"/>
              </w:rPr>
              <w:t>0*13:0;14*17:1;18*59:3;60*99:0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FamERW2+ERW1+JUG1+KNDx</w:t>
            </w:r>
          </w:p>
        </w:tc>
        <w:tc>
          <w:tcPr>
            <w:tcW w:w="4246" w:type="dxa"/>
            <w:tcBorders/>
            <w:vAlign w:val="bottom"/>
          </w:tcPr>
          <w:p>
            <w:pPr>
              <w:pStyle w:val="Normal"/>
              <w:widowControl w:val="false"/>
              <w:tabs>
                <w:tab w:val="clear" w:pos="709"/>
              </w:tabs>
              <w:jc w:val="left"/>
              <w:rPr>
                <w:sz w:val="18"/>
                <w:szCs w:val="18"/>
              </w:rPr>
            </w:pPr>
            <w:r>
              <w:rPr>
                <w:sz w:val="18"/>
                <w:szCs w:val="18"/>
              </w:rPr>
              <w:t>3 Erwachsene + 1 Jugendlicher + viele Kinder</w:t>
            </w:r>
          </w:p>
        </w:tc>
        <w:tc>
          <w:tcPr>
            <w:tcW w:w="2843" w:type="dxa"/>
            <w:tcBorders/>
            <w:vAlign w:val="bottom"/>
          </w:tcPr>
          <w:p>
            <w:pPr>
              <w:pStyle w:val="Tabelleninhalt"/>
              <w:widowControl w:val="false"/>
              <w:jc w:val="left"/>
              <w:rPr>
                <w:rFonts w:ascii="Arial" w:hAnsi="Arial"/>
                <w:sz w:val="18"/>
                <w:szCs w:val="18"/>
              </w:rPr>
            </w:pPr>
            <w:r>
              <w:rPr>
                <w:sz w:val="18"/>
                <w:szCs w:val="18"/>
              </w:rPr>
              <w:t>14*17:1;18*59:3;60*99:0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FamERW2+ERW1+JUG2</w:t>
            </w:r>
          </w:p>
        </w:tc>
        <w:tc>
          <w:tcPr>
            <w:tcW w:w="4246" w:type="dxa"/>
            <w:tcBorders/>
            <w:vAlign w:val="bottom"/>
          </w:tcPr>
          <w:p>
            <w:pPr>
              <w:pStyle w:val="Normal"/>
              <w:widowControl w:val="false"/>
              <w:tabs>
                <w:tab w:val="clear" w:pos="709"/>
              </w:tabs>
              <w:jc w:val="left"/>
              <w:rPr>
                <w:sz w:val="18"/>
                <w:szCs w:val="18"/>
              </w:rPr>
            </w:pPr>
            <w:r>
              <w:rPr>
                <w:sz w:val="18"/>
                <w:szCs w:val="18"/>
              </w:rPr>
              <w:t>3 Erwachsene + 2 Jugendliche</w:t>
            </w:r>
          </w:p>
        </w:tc>
        <w:tc>
          <w:tcPr>
            <w:tcW w:w="2843" w:type="dxa"/>
            <w:tcBorders/>
            <w:vAlign w:val="bottom"/>
          </w:tcPr>
          <w:p>
            <w:pPr>
              <w:pStyle w:val="Tabelleninhalt"/>
              <w:widowControl w:val="false"/>
              <w:jc w:val="left"/>
              <w:rPr>
                <w:rFonts w:ascii="Arial" w:hAnsi="Arial"/>
                <w:sz w:val="18"/>
                <w:szCs w:val="18"/>
              </w:rPr>
            </w:pPr>
            <w:r>
              <w:rPr>
                <w:sz w:val="18"/>
                <w:szCs w:val="18"/>
              </w:rPr>
              <w:t>0*13:0;14*17:2;18*59:3;60*99:0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FamERW2+ERW1+KNDx</w:t>
            </w:r>
          </w:p>
        </w:tc>
        <w:tc>
          <w:tcPr>
            <w:tcW w:w="4246" w:type="dxa"/>
            <w:tcBorders/>
            <w:vAlign w:val="bottom"/>
          </w:tcPr>
          <w:p>
            <w:pPr>
              <w:pStyle w:val="Normal"/>
              <w:widowControl w:val="false"/>
              <w:tabs>
                <w:tab w:val="clear" w:pos="709"/>
              </w:tabs>
              <w:jc w:val="left"/>
              <w:rPr>
                <w:sz w:val="18"/>
                <w:szCs w:val="18"/>
              </w:rPr>
            </w:pPr>
            <w:r>
              <w:rPr>
                <w:sz w:val="18"/>
                <w:szCs w:val="18"/>
              </w:rPr>
              <w:t>3 Erwachsene + viele Kinder</w:t>
            </w:r>
          </w:p>
        </w:tc>
        <w:tc>
          <w:tcPr>
            <w:tcW w:w="2843" w:type="dxa"/>
            <w:tcBorders/>
            <w:vAlign w:val="bottom"/>
          </w:tcPr>
          <w:p>
            <w:pPr>
              <w:pStyle w:val="Tabelleninhalt"/>
              <w:widowControl w:val="false"/>
              <w:jc w:val="left"/>
              <w:rPr>
                <w:rFonts w:ascii="Arial" w:hAnsi="Arial"/>
                <w:sz w:val="18"/>
                <w:szCs w:val="18"/>
              </w:rPr>
            </w:pPr>
            <w:r>
              <w:rPr>
                <w:sz w:val="18"/>
                <w:szCs w:val="18"/>
              </w:rPr>
              <w:t>14*17:0;18*59:3;60*99:0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FamERW2+ERW2</w:t>
            </w:r>
          </w:p>
        </w:tc>
        <w:tc>
          <w:tcPr>
            <w:tcW w:w="4246" w:type="dxa"/>
            <w:tcBorders/>
            <w:vAlign w:val="bottom"/>
          </w:tcPr>
          <w:p>
            <w:pPr>
              <w:pStyle w:val="Normal"/>
              <w:widowControl w:val="false"/>
              <w:tabs>
                <w:tab w:val="clear" w:pos="709"/>
              </w:tabs>
              <w:jc w:val="left"/>
              <w:rPr>
                <w:sz w:val="18"/>
                <w:szCs w:val="18"/>
              </w:rPr>
            </w:pPr>
            <w:r>
              <w:rPr>
                <w:sz w:val="18"/>
                <w:szCs w:val="18"/>
              </w:rPr>
              <w:t>4 Erwachsene</w:t>
            </w:r>
          </w:p>
        </w:tc>
        <w:tc>
          <w:tcPr>
            <w:tcW w:w="2843" w:type="dxa"/>
            <w:tcBorders/>
            <w:vAlign w:val="bottom"/>
          </w:tcPr>
          <w:p>
            <w:pPr>
              <w:pStyle w:val="Tabelleninhalt"/>
              <w:widowControl w:val="false"/>
              <w:jc w:val="left"/>
              <w:rPr>
                <w:rFonts w:ascii="Arial" w:hAnsi="Arial"/>
                <w:sz w:val="18"/>
                <w:szCs w:val="18"/>
              </w:rPr>
            </w:pPr>
            <w:r>
              <w:rPr>
                <w:sz w:val="18"/>
                <w:szCs w:val="18"/>
              </w:rPr>
              <w:t>0*17:0;18*59:4;60*99:0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FamERW2+JUG1+0</w:t>
            </w:r>
          </w:p>
        </w:tc>
        <w:tc>
          <w:tcPr>
            <w:tcW w:w="4246" w:type="dxa"/>
            <w:tcBorders/>
            <w:vAlign w:val="bottom"/>
          </w:tcPr>
          <w:p>
            <w:pPr>
              <w:pStyle w:val="Normal"/>
              <w:widowControl w:val="false"/>
              <w:tabs>
                <w:tab w:val="clear" w:pos="709"/>
              </w:tabs>
              <w:jc w:val="left"/>
              <w:rPr>
                <w:sz w:val="18"/>
                <w:szCs w:val="18"/>
              </w:rPr>
            </w:pPr>
            <w:r>
              <w:rPr>
                <w:sz w:val="18"/>
                <w:szCs w:val="18"/>
              </w:rPr>
              <w:t>2 Erwachsene + 1 Jugendlicher</w:t>
            </w:r>
          </w:p>
        </w:tc>
        <w:tc>
          <w:tcPr>
            <w:tcW w:w="2843" w:type="dxa"/>
            <w:tcBorders/>
            <w:vAlign w:val="bottom"/>
          </w:tcPr>
          <w:p>
            <w:pPr>
              <w:pStyle w:val="Tabelleninhalt"/>
              <w:widowControl w:val="false"/>
              <w:jc w:val="left"/>
              <w:rPr>
                <w:rFonts w:ascii="Arial" w:hAnsi="Arial"/>
                <w:sz w:val="18"/>
                <w:szCs w:val="18"/>
              </w:rPr>
            </w:pPr>
            <w:r>
              <w:rPr>
                <w:sz w:val="18"/>
                <w:szCs w:val="18"/>
              </w:rPr>
              <w:t>0*13:0;14*17:1;18*59:2;60*99:0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FamERW2+JUG1+KNDx</w:t>
            </w:r>
          </w:p>
        </w:tc>
        <w:tc>
          <w:tcPr>
            <w:tcW w:w="4246" w:type="dxa"/>
            <w:tcBorders/>
            <w:vAlign w:val="bottom"/>
          </w:tcPr>
          <w:p>
            <w:pPr>
              <w:pStyle w:val="Normal"/>
              <w:widowControl w:val="false"/>
              <w:tabs>
                <w:tab w:val="clear" w:pos="709"/>
              </w:tabs>
              <w:jc w:val="left"/>
              <w:rPr>
                <w:sz w:val="18"/>
                <w:szCs w:val="18"/>
              </w:rPr>
            </w:pPr>
            <w:r>
              <w:rPr>
                <w:sz w:val="18"/>
                <w:szCs w:val="18"/>
              </w:rPr>
              <w:t>2 Erwachsene + 1 Jugendlicher + viele Kinder</w:t>
            </w:r>
          </w:p>
        </w:tc>
        <w:tc>
          <w:tcPr>
            <w:tcW w:w="2843" w:type="dxa"/>
            <w:tcBorders/>
            <w:vAlign w:val="bottom"/>
          </w:tcPr>
          <w:p>
            <w:pPr>
              <w:pStyle w:val="Tabelleninhalt"/>
              <w:widowControl w:val="false"/>
              <w:jc w:val="left"/>
              <w:rPr>
                <w:rFonts w:ascii="Arial" w:hAnsi="Arial"/>
                <w:sz w:val="18"/>
                <w:szCs w:val="18"/>
              </w:rPr>
            </w:pPr>
            <w:r>
              <w:rPr>
                <w:sz w:val="18"/>
                <w:szCs w:val="18"/>
              </w:rPr>
              <w:t>14*17:1;18*59:2;60*99:0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FamERW2+JUG2+0</w:t>
            </w:r>
          </w:p>
        </w:tc>
        <w:tc>
          <w:tcPr>
            <w:tcW w:w="4246" w:type="dxa"/>
            <w:tcBorders/>
            <w:vAlign w:val="bottom"/>
          </w:tcPr>
          <w:p>
            <w:pPr>
              <w:pStyle w:val="Normal"/>
              <w:widowControl w:val="false"/>
              <w:tabs>
                <w:tab w:val="clear" w:pos="709"/>
              </w:tabs>
              <w:jc w:val="left"/>
              <w:rPr>
                <w:sz w:val="18"/>
                <w:szCs w:val="18"/>
              </w:rPr>
            </w:pPr>
            <w:r>
              <w:rPr>
                <w:sz w:val="18"/>
                <w:szCs w:val="18"/>
              </w:rPr>
              <w:t>2 Erwachsene + 2 Jugendliche</w:t>
            </w:r>
          </w:p>
        </w:tc>
        <w:tc>
          <w:tcPr>
            <w:tcW w:w="2843" w:type="dxa"/>
            <w:tcBorders/>
            <w:vAlign w:val="bottom"/>
          </w:tcPr>
          <w:p>
            <w:pPr>
              <w:pStyle w:val="Tabelleninhalt"/>
              <w:widowControl w:val="false"/>
              <w:jc w:val="left"/>
              <w:rPr>
                <w:rFonts w:ascii="Arial" w:hAnsi="Arial"/>
                <w:sz w:val="18"/>
                <w:szCs w:val="18"/>
              </w:rPr>
            </w:pPr>
            <w:r>
              <w:rPr>
                <w:sz w:val="18"/>
                <w:szCs w:val="18"/>
              </w:rPr>
              <w:t>0*13:0;14*17:2;18*59:2;60*99:0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FamERW2+JUG2+KNDx</w:t>
            </w:r>
          </w:p>
        </w:tc>
        <w:tc>
          <w:tcPr>
            <w:tcW w:w="4246" w:type="dxa"/>
            <w:tcBorders/>
            <w:vAlign w:val="bottom"/>
          </w:tcPr>
          <w:p>
            <w:pPr>
              <w:pStyle w:val="Normal"/>
              <w:widowControl w:val="false"/>
              <w:tabs>
                <w:tab w:val="clear" w:pos="709"/>
              </w:tabs>
              <w:jc w:val="left"/>
              <w:rPr>
                <w:sz w:val="18"/>
                <w:szCs w:val="18"/>
              </w:rPr>
            </w:pPr>
            <w:r>
              <w:rPr>
                <w:sz w:val="18"/>
                <w:szCs w:val="18"/>
              </w:rPr>
              <w:t>2 Erwachsene + 2 Jugendlicher + viele Kinder</w:t>
            </w:r>
          </w:p>
        </w:tc>
        <w:tc>
          <w:tcPr>
            <w:tcW w:w="2843" w:type="dxa"/>
            <w:tcBorders/>
            <w:vAlign w:val="bottom"/>
          </w:tcPr>
          <w:p>
            <w:pPr>
              <w:pStyle w:val="Tabelleninhalt"/>
              <w:widowControl w:val="false"/>
              <w:jc w:val="left"/>
              <w:rPr>
                <w:rFonts w:ascii="Arial" w:hAnsi="Arial"/>
                <w:sz w:val="18"/>
                <w:szCs w:val="18"/>
              </w:rPr>
            </w:pPr>
            <w:r>
              <w:rPr>
                <w:sz w:val="18"/>
                <w:szCs w:val="18"/>
              </w:rPr>
              <w:t>14*17:2;18*59:2;60*99:0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FamERW2+KNDx</w:t>
            </w:r>
          </w:p>
        </w:tc>
        <w:tc>
          <w:tcPr>
            <w:tcW w:w="4246" w:type="dxa"/>
            <w:tcBorders/>
            <w:vAlign w:val="bottom"/>
          </w:tcPr>
          <w:p>
            <w:pPr>
              <w:pStyle w:val="Normal"/>
              <w:widowControl w:val="false"/>
              <w:tabs>
                <w:tab w:val="clear" w:pos="709"/>
              </w:tabs>
              <w:jc w:val="left"/>
              <w:rPr>
                <w:sz w:val="18"/>
                <w:szCs w:val="18"/>
              </w:rPr>
            </w:pPr>
            <w:r>
              <w:rPr>
                <w:sz w:val="18"/>
                <w:szCs w:val="18"/>
              </w:rPr>
              <w:t>2 Erwachsene + viele Kinder</w:t>
            </w:r>
          </w:p>
        </w:tc>
        <w:tc>
          <w:tcPr>
            <w:tcW w:w="2843" w:type="dxa"/>
            <w:tcBorders/>
            <w:vAlign w:val="bottom"/>
          </w:tcPr>
          <w:p>
            <w:pPr>
              <w:pStyle w:val="Tabelleninhalt"/>
              <w:widowControl w:val="false"/>
              <w:jc w:val="left"/>
              <w:rPr>
                <w:rFonts w:ascii="Arial" w:hAnsi="Arial"/>
                <w:sz w:val="18"/>
                <w:szCs w:val="18"/>
              </w:rPr>
            </w:pPr>
            <w:r>
              <w:rPr>
                <w:sz w:val="18"/>
                <w:szCs w:val="18"/>
              </w:rPr>
              <w:t>14*17:0;18*59:2;60*99:0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FamERW2+SEN1</w:t>
            </w:r>
          </w:p>
        </w:tc>
        <w:tc>
          <w:tcPr>
            <w:tcW w:w="4246" w:type="dxa"/>
            <w:tcBorders/>
            <w:vAlign w:val="bottom"/>
          </w:tcPr>
          <w:p>
            <w:pPr>
              <w:pStyle w:val="Normal"/>
              <w:widowControl w:val="false"/>
              <w:tabs>
                <w:tab w:val="clear" w:pos="709"/>
              </w:tabs>
              <w:jc w:val="left"/>
              <w:rPr>
                <w:sz w:val="18"/>
                <w:szCs w:val="18"/>
              </w:rPr>
            </w:pPr>
            <w:r>
              <w:rPr>
                <w:sz w:val="18"/>
                <w:szCs w:val="18"/>
              </w:rPr>
              <w:t>2 Erwachsene + 1 Senior</w:t>
            </w:r>
          </w:p>
        </w:tc>
        <w:tc>
          <w:tcPr>
            <w:tcW w:w="2843" w:type="dxa"/>
            <w:tcBorders/>
            <w:vAlign w:val="bottom"/>
          </w:tcPr>
          <w:p>
            <w:pPr>
              <w:pStyle w:val="Tabelleninhalt"/>
              <w:widowControl w:val="false"/>
              <w:jc w:val="left"/>
              <w:rPr>
                <w:rFonts w:ascii="Arial" w:hAnsi="Arial"/>
                <w:sz w:val="18"/>
                <w:szCs w:val="18"/>
              </w:rPr>
            </w:pPr>
            <w:r>
              <w:rPr>
                <w:sz w:val="18"/>
                <w:szCs w:val="18"/>
              </w:rPr>
              <w:t>0*17:0;18*59:2;60*99:1</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FamERW2+STD1</w:t>
            </w:r>
          </w:p>
        </w:tc>
        <w:tc>
          <w:tcPr>
            <w:tcW w:w="4246" w:type="dxa"/>
            <w:tcBorders/>
            <w:vAlign w:val="bottom"/>
          </w:tcPr>
          <w:p>
            <w:pPr>
              <w:pStyle w:val="Normal"/>
              <w:widowControl w:val="false"/>
              <w:tabs>
                <w:tab w:val="clear" w:pos="709"/>
              </w:tabs>
              <w:jc w:val="left"/>
              <w:rPr>
                <w:sz w:val="18"/>
                <w:szCs w:val="18"/>
              </w:rPr>
            </w:pPr>
            <w:r>
              <w:rPr>
                <w:sz w:val="18"/>
                <w:szCs w:val="18"/>
              </w:rPr>
              <w:t>2 Erwachsene + 1 Student</w:t>
            </w:r>
          </w:p>
        </w:tc>
        <w:tc>
          <w:tcPr>
            <w:tcW w:w="2843" w:type="dxa"/>
            <w:tcBorders/>
            <w:vAlign w:val="bottom"/>
          </w:tcPr>
          <w:p>
            <w:pPr>
              <w:pStyle w:val="Tabelleninhalt"/>
              <w:widowControl w:val="false"/>
              <w:jc w:val="left"/>
              <w:rPr>
                <w:rFonts w:ascii="Arial" w:hAnsi="Arial"/>
                <w:sz w:val="18"/>
                <w:szCs w:val="18"/>
              </w:rPr>
            </w:pPr>
            <w:r>
              <w:rPr>
                <w:sz w:val="18"/>
                <w:szCs w:val="18"/>
              </w:rPr>
              <w:t>0*13:0;14*24:1;25*59:2;60*99:0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FamSEN2</w:t>
            </w:r>
          </w:p>
        </w:tc>
        <w:tc>
          <w:tcPr>
            <w:tcW w:w="4246" w:type="dxa"/>
            <w:tcBorders/>
            <w:vAlign w:val="bottom"/>
          </w:tcPr>
          <w:p>
            <w:pPr>
              <w:pStyle w:val="Normal"/>
              <w:widowControl w:val="false"/>
              <w:tabs>
                <w:tab w:val="clear" w:pos="709"/>
              </w:tabs>
              <w:jc w:val="left"/>
              <w:rPr>
                <w:sz w:val="18"/>
                <w:szCs w:val="18"/>
              </w:rPr>
            </w:pPr>
            <w:r>
              <w:rPr>
                <w:sz w:val="18"/>
                <w:szCs w:val="18"/>
              </w:rPr>
              <w:t>2 Senioren</w:t>
            </w:r>
          </w:p>
        </w:tc>
        <w:tc>
          <w:tcPr>
            <w:tcW w:w="2843" w:type="dxa"/>
            <w:tcBorders/>
            <w:vAlign w:val="bottom"/>
          </w:tcPr>
          <w:p>
            <w:pPr>
              <w:pStyle w:val="Tabelleninhalt"/>
              <w:widowControl w:val="false"/>
              <w:jc w:val="left"/>
              <w:rPr>
                <w:rFonts w:ascii="Arial" w:hAnsi="Arial"/>
                <w:sz w:val="18"/>
                <w:szCs w:val="18"/>
              </w:rPr>
            </w:pPr>
            <w:r>
              <w:rPr>
                <w:sz w:val="18"/>
                <w:szCs w:val="18"/>
              </w:rPr>
              <w:t>0*59:0;60*99:2</w:t>
            </w:r>
          </w:p>
        </w:tc>
      </w:tr>
    </w:tbl>
    <w:p>
      <w:pPr>
        <w:pStyle w:val="Normal"/>
        <w:rPr>
          <w:rFonts w:ascii="Arial" w:hAnsi="Arial"/>
          <w:sz w:val="20"/>
          <w:szCs w:val="20"/>
        </w:rPr>
      </w:pPr>
      <w:r>
        <w:rPr>
          <w:sz w:val="20"/>
          <w:szCs w:val="20"/>
        </w:rPr>
      </w:r>
    </w:p>
    <w:p>
      <w:pPr>
        <w:pStyle w:val="Normal"/>
        <w:bidi w:val="0"/>
        <w:jc w:val="left"/>
        <w:rPr>
          <w:sz w:val="20"/>
          <w:szCs w:val="20"/>
        </w:rPr>
      </w:pPr>
      <w:r>
        <w:rPr>
          <w:sz w:val="20"/>
          <w:szCs w:val="20"/>
        </w:rPr>
        <w:t>Die erstmalige Konfiguration ist sicher sehr zeitaufwendig und erfordert eine umfassende Planung.</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Beispiel:</w:t>
      </w:r>
    </w:p>
    <w:p>
      <w:pPr>
        <w:pStyle w:val="Normal"/>
        <w:bidi w:val="0"/>
        <w:jc w:val="left"/>
        <w:rPr>
          <w:sz w:val="20"/>
          <w:szCs w:val="20"/>
        </w:rPr>
      </w:pPr>
      <w:r>
        <w:rPr>
          <w:sz w:val="20"/>
          <w:szCs w:val="20"/>
        </w:rPr>
        <w:t xml:space="preserve">Max Mustermann tritt mit Ehefrau und vielen Kindern dem Verein bei. Dazu wird eine Rolle mit dem Namen </w:t>
      </w:r>
      <w:r>
        <w:rPr>
          <w:b/>
          <w:bCs/>
          <w:sz w:val="20"/>
          <w:szCs w:val="20"/>
        </w:rPr>
        <w:t>FamERW2+KNDx Mustermann Max</w:t>
      </w:r>
      <w:r>
        <w:rPr>
          <w:sz w:val="20"/>
          <w:szCs w:val="20"/>
        </w:rPr>
        <w:t xml:space="preserve"> angelegt.</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Nach einigen Jahren wird eines der Kinder ein Jugendlicher.</w:t>
      </w:r>
    </w:p>
    <w:p>
      <w:pPr>
        <w:pStyle w:val="Normal"/>
        <w:bidi w:val="0"/>
        <w:jc w:val="left"/>
        <w:rPr>
          <w:sz w:val="20"/>
          <w:szCs w:val="20"/>
        </w:rPr>
      </w:pPr>
      <w:r>
        <w:rPr>
          <w:sz w:val="20"/>
          <w:szCs w:val="20"/>
        </w:rPr>
        <w:t xml:space="preserve">→ </w:t>
      </w:r>
      <w:r>
        <w:rPr>
          <w:sz w:val="20"/>
          <w:szCs w:val="20"/>
        </w:rPr>
        <w:t xml:space="preserve">Der Name der Rolle wird umbenannt in </w:t>
      </w:r>
      <w:r>
        <w:rPr>
          <w:b/>
          <w:bCs/>
          <w:sz w:val="20"/>
          <w:szCs w:val="20"/>
        </w:rPr>
        <w:t xml:space="preserve">FamERW2+JUG1+KNDx Mustermann Max. </w:t>
      </w:r>
    </w:p>
    <w:p>
      <w:pPr>
        <w:pStyle w:val="Normal"/>
        <w:bidi w:val="0"/>
        <w:jc w:val="left"/>
        <w:rPr>
          <w:rFonts w:ascii="Arial" w:hAnsi="Arial"/>
          <w:sz w:val="20"/>
          <w:szCs w:val="20"/>
        </w:rPr>
      </w:pPr>
      <w:r>
        <w:rPr>
          <w:sz w:val="20"/>
          <w:szCs w:val="20"/>
        </w:rPr>
      </w:r>
    </w:p>
    <w:p>
      <w:pPr>
        <w:pStyle w:val="Normal"/>
        <w:bidi w:val="0"/>
        <w:jc w:val="left"/>
        <w:rPr>
          <w:sz w:val="20"/>
          <w:szCs w:val="20"/>
        </w:rPr>
      </w:pPr>
      <w:r>
        <w:rPr>
          <w:b w:val="false"/>
          <w:bCs w:val="false"/>
          <w:sz w:val="20"/>
          <w:szCs w:val="20"/>
        </w:rPr>
        <w:t>Wieder nach einigen Jahren, wird ein zweites Kind zum Jugendlichen.</w:t>
      </w:r>
    </w:p>
    <w:p>
      <w:pPr>
        <w:pStyle w:val="Normal"/>
        <w:bidi w:val="0"/>
        <w:jc w:val="left"/>
        <w:rPr>
          <w:sz w:val="20"/>
          <w:szCs w:val="20"/>
        </w:rPr>
      </w:pPr>
      <w:r>
        <w:rPr>
          <w:b w:val="false"/>
          <w:bCs w:val="false"/>
          <w:sz w:val="20"/>
          <w:szCs w:val="20"/>
        </w:rPr>
        <w:t xml:space="preserve">→ </w:t>
      </w:r>
      <w:r>
        <w:rPr>
          <w:b w:val="false"/>
          <w:bCs w:val="false"/>
          <w:sz w:val="20"/>
          <w:szCs w:val="20"/>
        </w:rPr>
        <w:t xml:space="preserve">Der Name der Rolle wird umbenannt in </w:t>
      </w:r>
      <w:r>
        <w:rPr>
          <w:b/>
          <w:bCs/>
          <w:sz w:val="20"/>
          <w:szCs w:val="20"/>
        </w:rPr>
        <w:t>FamERW2+JUG2+KNDx Mustermann Max.</w:t>
      </w:r>
    </w:p>
    <w:p>
      <w:pPr>
        <w:pStyle w:val="Normal"/>
        <w:bidi w:val="0"/>
        <w:jc w:val="left"/>
        <w:rPr>
          <w:rFonts w:ascii="Arial" w:hAnsi="Arial"/>
          <w:sz w:val="20"/>
          <w:szCs w:val="20"/>
        </w:rPr>
      </w:pPr>
      <w:r>
        <w:rPr>
          <w:sz w:val="20"/>
          <w:szCs w:val="20"/>
        </w:rPr>
      </w:r>
    </w:p>
    <w:p>
      <w:pPr>
        <w:pStyle w:val="Normal"/>
        <w:bidi w:val="0"/>
        <w:jc w:val="left"/>
        <w:rPr>
          <w:sz w:val="20"/>
          <w:szCs w:val="20"/>
        </w:rPr>
      </w:pPr>
      <w:r>
        <w:rPr>
          <w:b w:val="false"/>
          <w:bCs w:val="false"/>
          <w:sz w:val="20"/>
          <w:szCs w:val="20"/>
        </w:rPr>
        <w:t>Dann wird einer der Jugendlichen zum Erwachsenen.</w:t>
      </w:r>
    </w:p>
    <w:p>
      <w:pPr>
        <w:pStyle w:val="Normal"/>
        <w:bidi w:val="0"/>
        <w:jc w:val="left"/>
        <w:rPr>
          <w:sz w:val="20"/>
          <w:szCs w:val="20"/>
        </w:rPr>
      </w:pPr>
      <w:r>
        <w:rPr>
          <w:b w:val="false"/>
          <w:bCs w:val="false"/>
          <w:sz w:val="20"/>
          <w:szCs w:val="20"/>
        </w:rPr>
        <w:t xml:space="preserve">→ </w:t>
      </w:r>
      <w:r>
        <w:rPr>
          <w:b w:val="false"/>
          <w:bCs w:val="false"/>
          <w:sz w:val="20"/>
          <w:szCs w:val="20"/>
        </w:rPr>
        <w:t xml:space="preserve">Der Name der Rolle wird umbenannt in: </w:t>
      </w:r>
      <w:r>
        <w:rPr>
          <w:b/>
          <w:bCs/>
          <w:sz w:val="20"/>
          <w:szCs w:val="20"/>
        </w:rPr>
        <w:t>FamERW2+ERW1+JUG1+KNDx Mustermann Max</w:t>
      </w:r>
      <w:r>
        <w:rPr>
          <w:b w:val="false"/>
          <w:bCs w:val="false"/>
          <w:sz w:val="20"/>
          <w:szCs w:val="20"/>
        </w:rPr>
        <w:t>.</w:t>
      </w:r>
    </w:p>
    <w:p>
      <w:pPr>
        <w:pStyle w:val="Normal"/>
        <w:bidi w:val="0"/>
        <w:jc w:val="left"/>
        <w:rPr>
          <w:rFonts w:ascii="Arial" w:hAnsi="Arial"/>
          <w:b w:val="false"/>
          <w:bCs w:val="false"/>
          <w:sz w:val="20"/>
          <w:szCs w:val="20"/>
        </w:rPr>
      </w:pPr>
      <w:r>
        <w:rPr>
          <w:b w:val="false"/>
          <w:bCs w:val="false"/>
          <w:sz w:val="20"/>
          <w:szCs w:val="20"/>
        </w:rPr>
      </w:r>
    </w:p>
    <w:p>
      <w:pPr>
        <w:pStyle w:val="Normal"/>
        <w:bidi w:val="0"/>
        <w:jc w:val="left"/>
        <w:rPr>
          <w:sz w:val="20"/>
          <w:szCs w:val="20"/>
        </w:rPr>
      </w:pPr>
      <w:r>
        <w:rPr>
          <w:b w:val="false"/>
          <w:bCs w:val="false"/>
          <w:sz w:val="20"/>
          <w:szCs w:val="20"/>
        </w:rPr>
        <w:t>usw. usw.</w:t>
      </w:r>
    </w:p>
    <w:p>
      <w:pPr>
        <w:pStyle w:val="Normal"/>
        <w:bidi w:val="0"/>
        <w:jc w:val="left"/>
        <w:rPr>
          <w:rFonts w:ascii="Arial" w:hAnsi="Arial"/>
          <w:b w:val="false"/>
          <w:bCs w:val="false"/>
          <w:sz w:val="20"/>
          <w:szCs w:val="20"/>
        </w:rPr>
      </w:pPr>
      <w:r>
        <w:rPr>
          <w:b w:val="false"/>
          <w:bCs w:val="false"/>
          <w:sz w:val="20"/>
          <w:szCs w:val="20"/>
        </w:rPr>
      </w:r>
    </w:p>
    <w:p>
      <w:pPr>
        <w:pStyle w:val="Normal"/>
        <w:bidi w:val="0"/>
        <w:jc w:val="left"/>
        <w:rPr>
          <w:sz w:val="20"/>
          <w:szCs w:val="20"/>
        </w:rPr>
      </w:pPr>
      <w:r>
        <w:rPr>
          <w:b w:val="false"/>
          <w:bCs w:val="false"/>
          <w:sz w:val="20"/>
          <w:szCs w:val="20"/>
        </w:rPr>
        <w:t>Fazit: Viel Arbeit bei der Definition, aber danach ist es quasi ein Selbstläufer.</w:t>
      </w:r>
    </w:p>
    <w:p>
      <w:pPr>
        <w:pStyle w:val="Normal"/>
        <w:bidi w:val="0"/>
        <w:jc w:val="left"/>
        <w:rPr>
          <w:rFonts w:ascii="Arial" w:hAnsi="Arial"/>
          <w:ins w:id="7" w:author="Unbekannter Autor" w:date="2024-01-17T12:13:58Z"/>
        </w:rPr>
      </w:pPr>
      <w:ins w:id="6" w:author="Unbekannter Autor" w:date="2024-01-17T12:13:58Z">
        <w:r>
          <w:rPr/>
        </w:r>
      </w:ins>
    </w:p>
    <w:p>
      <w:pPr>
        <w:pStyle w:val="Normal"/>
        <w:bidi w:val="0"/>
        <w:jc w:val="left"/>
        <w:rPr>
          <w:rFonts w:ascii="Arial" w:hAnsi="Arial"/>
          <w:b/>
          <w:bCs/>
        </w:rPr>
      </w:pPr>
      <w:ins w:id="8" w:author="Unbekannter Autor" w:date="2024-01-17T12:13:58Z">
        <w:r>
          <w:rPr>
            <w:b/>
            <w:bCs/>
          </w:rPr>
          <w:t>Erweiterte Prüfbedingungen</w:t>
        </w:r>
      </w:ins>
    </w:p>
    <w:p>
      <w:pPr>
        <w:pStyle w:val="Normal"/>
        <w:bidi w:val="0"/>
        <w:jc w:val="left"/>
        <w:rPr>
          <w:rFonts w:ascii="Arial" w:hAnsi="Arial"/>
          <w:del w:id="22" w:author="Unbekannter Autor" w:date="2024-01-17T12:14:55Z"/>
        </w:rPr>
      </w:pPr>
      <w:ins w:id="9" w:author="Unbekannter Autor" w:date="2024-01-17T12:06:48Z">
        <w:r>
          <w:rPr/>
          <w:t>Ab Mitgliedsbeitrag v5.3.0 können erweiterte Prüfbedingungen</w:t>
        </w:r>
      </w:ins>
      <w:ins w:id="10" w:author="Unbekannter Autor" w:date="2024-01-17T12:09:20Z">
        <w:r>
          <w:rPr/>
          <w:t xml:space="preserve"> verwendet werden. Die Syntax hierzu </w:t>
        </w:r>
      </w:ins>
      <w:ins w:id="11" w:author="Unbekannter Autor" w:date="2024-01-17T12:09:20Z">
        <w:r>
          <w:rPr/>
          <w:t>lautet</w:t>
        </w:r>
      </w:ins>
      <w:ins w:id="12" w:author="Unbekannter Autor" w:date="2024-01-17T12:13:21Z">
        <w:r>
          <w:rPr/>
          <w:t>:</w:t>
        </w:r>
      </w:ins>
      <w:ins w:id="13" w:author="Unbekannter Autor" w:date="2024-01-17T12:10:31Z">
        <w:r>
          <w:rPr/>
          <w:t xml:space="preserve"> &lt;von&gt;*&lt;bis&gt;:&lt;Anzahl1&gt;:&lt;Anzahl</w:t>
        </w:r>
      </w:ins>
      <w:ins w:id="14" w:author="Unbekannter Autor" w:date="2024-01-17T12:10:31Z">
        <w:r>
          <w:rPr/>
          <w:t>2</w:t>
        </w:r>
      </w:ins>
      <w:ins w:id="15" w:author="Unbekannter Autor" w:date="2024-01-17T12:10:31Z">
        <w:r>
          <w:rPr/>
          <w:t xml:space="preserve">&gt;....:&lt;Anzahln&gt;. </w:t>
        </w:r>
      </w:ins>
      <w:ins w:id="16" w:author="Unbekannter Autor" w:date="2024-01-17T12:10:31Z">
        <w:r>
          <w:rPr/>
          <w:t xml:space="preserve">Beispiel: </w:t>
        </w:r>
      </w:ins>
      <w:ins w:id="17" w:author="Unbekannter Autor" w:date="2024-01-17T12:10:31Z">
        <w:r>
          <w:rPr>
            <w:b/>
            <w:bCs/>
          </w:rPr>
          <w:t>0*14:0:2:4</w:t>
        </w:r>
      </w:ins>
      <w:ins w:id="18" w:author="Unbekannter Autor" w:date="2024-01-17T12:11:40Z">
        <w:r>
          <w:rPr/>
          <w:t xml:space="preserve">    --&gt; </w:t>
        </w:r>
      </w:ins>
      <w:ins w:id="19" w:author="Unbekannter Autor" w:date="2024-01-17T12:11:40Z">
        <w:r>
          <w:rPr/>
          <w:t>P</w:t>
        </w:r>
      </w:ins>
      <w:ins w:id="20" w:author="Unbekannter Autor" w:date="2024-01-17T12:11:40Z">
        <w:r>
          <w:rPr/>
          <w:t>rüft, ob in dieser Rolle 0, 2 oder 4 Mitglieder im Alter zwischen 0 und 14 Jahren sind</w:t>
        </w:r>
      </w:ins>
      <w:ins w:id="21" w:author="Unbekannter Autor" w:date="2024-01-17T12:14:54Z">
        <w:r>
          <w:rPr/>
          <w:t>.</w:t>
        </w:r>
      </w:ins>
    </w:p>
    <w:p>
      <w:pPr>
        <w:pStyle w:val="Normal"/>
        <w:widowControl/>
        <w:suppressAutoHyphens w:val="true"/>
        <w:overflowPunct w:val="true"/>
        <w:bidi w:val="0"/>
        <w:spacing w:before="0" w:after="0"/>
        <w:jc w:val="left"/>
        <w:rPr>
          <w:rFonts w:ascii="Arial" w:hAnsi="Arial"/>
        </w:rPr>
      </w:pPr>
      <w:r>
        <w:rPr/>
      </w:r>
      <w:r>
        <w:br w:type="page"/>
      </w:r>
    </w:p>
    <w:p>
      <w:pPr>
        <w:pStyle w:val="Heading2"/>
        <w:numPr>
          <w:ilvl w:val="1"/>
          <w:numId w:val="3"/>
        </w:numPr>
        <w:spacing w:before="0" w:after="120"/>
        <w:rPr>
          <w:rFonts w:ascii="Arial" w:hAnsi="Arial"/>
        </w:rPr>
      </w:pPr>
      <w:bookmarkStart w:id="108" w:name="__RefHeading___Toc1258_29753915651"/>
      <w:bookmarkEnd w:id="108"/>
      <w:r>
        <w:rPr/>
        <w:t>Zugriffsberechtigung für Einstellungen</w:t>
      </w:r>
    </w:p>
    <w:p>
      <w:pPr>
        <w:pStyle w:val="BodyText"/>
        <w:rPr>
          <w:rFonts w:ascii="Arial" w:hAnsi="Arial"/>
        </w:rPr>
      </w:pPr>
      <w:r>
        <w:rPr/>
      </w:r>
    </w:p>
    <w:p>
      <w:pPr>
        <w:pStyle w:val="BodyText"/>
        <w:rPr>
          <w:rFonts w:ascii="Arial" w:hAnsi="Arial"/>
        </w:rPr>
      </w:pPr>
      <w:r>
        <w:rPr/>
        <w:drawing>
          <wp:anchor behindDoc="0" distT="0" distB="0" distL="0" distR="0" simplePos="0" locked="0" layoutInCell="0" allowOverlap="1" relativeHeight="33">
            <wp:simplePos x="0" y="0"/>
            <wp:positionH relativeFrom="column">
              <wp:posOffset>60960</wp:posOffset>
            </wp:positionH>
            <wp:positionV relativeFrom="paragraph">
              <wp:posOffset>36195</wp:posOffset>
            </wp:positionV>
            <wp:extent cx="3239770" cy="745490"/>
            <wp:effectExtent l="0" t="0" r="0" b="0"/>
            <wp:wrapTopAndBottom/>
            <wp:docPr id="102" name="Bild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ild100" descr=""/>
                    <pic:cNvPicPr>
                      <a:picLocks noChangeAspect="1" noChangeArrowheads="1"/>
                    </pic:cNvPicPr>
                  </pic:nvPicPr>
                  <pic:blipFill>
                    <a:blip r:embed="rId105"/>
                    <a:stretch>
                      <a:fillRect/>
                    </a:stretch>
                  </pic:blipFill>
                  <pic:spPr bwMode="auto">
                    <a:xfrm>
                      <a:off x="0" y="0"/>
                      <a:ext cx="3239770" cy="745490"/>
                    </a:xfrm>
                    <a:prstGeom prst="rect">
                      <a:avLst/>
                    </a:prstGeom>
                  </pic:spPr>
                </pic:pic>
              </a:graphicData>
            </a:graphic>
          </wp:anchor>
        </w:drawing>
      </w:r>
    </w:p>
    <w:p>
      <w:pPr>
        <w:pStyle w:val="BodyText"/>
        <w:rPr>
          <w:rFonts w:ascii="Arial" w:hAnsi="Arial"/>
        </w:rPr>
      </w:pPr>
      <w:r>
        <w:rPr/>
        <w:t xml:space="preserve">Hier kann man, zusätzlich zur Rolle „Administrator“, weitere Rollen für den Zugriff auf das Modul </w:t>
      </w:r>
      <w:r>
        <w:rPr>
          <w:b/>
          <w:bCs/>
        </w:rPr>
        <w:t>Einstellun</w:t>
        <w:softHyphen/>
        <w:t>gen</w:t>
      </w:r>
      <w:r>
        <w:rPr/>
        <w:t xml:space="preserve"> berechtigen.</w:t>
      </w:r>
    </w:p>
    <w:p>
      <w:pPr>
        <w:pStyle w:val="BodyText"/>
        <w:rPr>
          <w:rFonts w:ascii="Arial" w:hAnsi="Arial"/>
        </w:rPr>
      </w:pPr>
      <w:r>
        <w:rPr/>
      </w:r>
    </w:p>
    <w:p>
      <w:pPr>
        <w:pStyle w:val="Heading2"/>
        <w:numPr>
          <w:ilvl w:val="1"/>
          <w:numId w:val="3"/>
        </w:numPr>
        <w:rPr>
          <w:rFonts w:ascii="Arial" w:hAnsi="Arial"/>
        </w:rPr>
      </w:pPr>
      <w:bookmarkStart w:id="109" w:name="__RefHeading___Toc1258_2975391565"/>
      <w:bookmarkEnd w:id="109"/>
      <w:r>
        <w:rPr/>
        <w:t>Deinstallation</w:t>
      </w:r>
    </w:p>
    <w:p>
      <w:pPr>
        <w:pStyle w:val="BodyText"/>
        <w:rPr>
          <w:rFonts w:ascii="Arial" w:hAnsi="Arial"/>
        </w:rPr>
      </w:pPr>
      <w:r>
        <w:rPr/>
      </w:r>
    </w:p>
    <w:p>
      <w:pPr>
        <w:pStyle w:val="BodyText"/>
        <w:rPr>
          <w:rFonts w:ascii="Arial" w:hAnsi="Arial"/>
        </w:rPr>
      </w:pPr>
      <w:r>
        <w:rPr/>
        <w:drawing>
          <wp:anchor behindDoc="0" distT="0" distB="0" distL="0" distR="0" simplePos="0" locked="0" layoutInCell="0" allowOverlap="1" relativeHeight="34">
            <wp:simplePos x="0" y="0"/>
            <wp:positionH relativeFrom="column">
              <wp:posOffset>46990</wp:posOffset>
            </wp:positionH>
            <wp:positionV relativeFrom="paragraph">
              <wp:posOffset>635</wp:posOffset>
            </wp:positionV>
            <wp:extent cx="3239770" cy="579755"/>
            <wp:effectExtent l="0" t="0" r="0" b="0"/>
            <wp:wrapTopAndBottom/>
            <wp:docPr id="103" name="Bild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ild101" descr=""/>
                    <pic:cNvPicPr>
                      <a:picLocks noChangeAspect="1" noChangeArrowheads="1"/>
                    </pic:cNvPicPr>
                  </pic:nvPicPr>
                  <pic:blipFill>
                    <a:blip r:embed="rId106"/>
                    <a:stretch>
                      <a:fillRect/>
                    </a:stretch>
                  </pic:blipFill>
                  <pic:spPr bwMode="auto">
                    <a:xfrm>
                      <a:off x="0" y="0"/>
                      <a:ext cx="3239770" cy="579755"/>
                    </a:xfrm>
                    <a:prstGeom prst="rect">
                      <a:avLst/>
                    </a:prstGeom>
                  </pic:spPr>
                </pic:pic>
              </a:graphicData>
            </a:graphic>
          </wp:anchor>
        </w:drawing>
      </w:r>
    </w:p>
    <w:p>
      <w:pPr>
        <w:pStyle w:val="Normal"/>
        <w:bidi w:val="0"/>
        <w:jc w:val="left"/>
        <w:rPr>
          <w:sz w:val="20"/>
          <w:szCs w:val="20"/>
        </w:rPr>
      </w:pPr>
      <w:r>
        <w:rPr>
          <w:sz w:val="20"/>
          <w:szCs w:val="20"/>
        </w:rPr>
      </w:r>
    </w:p>
    <w:p>
      <w:pPr>
        <w:pStyle w:val="Normal"/>
        <w:bidi w:val="0"/>
        <w:jc w:val="left"/>
        <w:rPr>
          <w:sz w:val="20"/>
          <w:szCs w:val="20"/>
        </w:rPr>
      </w:pPr>
      <w:r>
        <w:rPr>
          <w:sz w:val="20"/>
          <w:szCs w:val="20"/>
        </w:rPr>
        <w:t>Über die Deinstallation können alle vom Plugin erstellten Daten wie</w:t>
        <w:softHyphen/>
        <w:t>der gelöscht werden.</w:t>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35">
            <wp:simplePos x="0" y="0"/>
            <wp:positionH relativeFrom="column">
              <wp:posOffset>-36830</wp:posOffset>
            </wp:positionH>
            <wp:positionV relativeFrom="paragraph">
              <wp:posOffset>110490</wp:posOffset>
            </wp:positionV>
            <wp:extent cx="2794635" cy="3811905"/>
            <wp:effectExtent l="0" t="0" r="0" b="0"/>
            <wp:wrapTopAndBottom/>
            <wp:docPr id="104" name="Bild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ild102" descr=""/>
                    <pic:cNvPicPr>
                      <a:picLocks noChangeAspect="1" noChangeArrowheads="1"/>
                    </pic:cNvPicPr>
                  </pic:nvPicPr>
                  <pic:blipFill>
                    <a:blip r:embed="rId107"/>
                    <a:stretch>
                      <a:fillRect/>
                    </a:stretch>
                  </pic:blipFill>
                  <pic:spPr bwMode="auto">
                    <a:xfrm>
                      <a:off x="0" y="0"/>
                      <a:ext cx="2794635" cy="3811905"/>
                    </a:xfrm>
                    <a:prstGeom prst="rect">
                      <a:avLst/>
                    </a:prstGeom>
                  </pic:spPr>
                </pic:pic>
              </a:graphicData>
            </a:graphic>
          </wp:anchor>
        </w:drawing>
        <w:drawing>
          <wp:anchor behindDoc="0" distT="0" distB="0" distL="0" distR="0" simplePos="0" locked="0" layoutInCell="0" allowOverlap="1" relativeHeight="36">
            <wp:simplePos x="0" y="0"/>
            <wp:positionH relativeFrom="column">
              <wp:posOffset>3181985</wp:posOffset>
            </wp:positionH>
            <wp:positionV relativeFrom="paragraph">
              <wp:posOffset>177800</wp:posOffset>
            </wp:positionV>
            <wp:extent cx="2887980" cy="2601595"/>
            <wp:effectExtent l="0" t="0" r="0" b="0"/>
            <wp:wrapTopAndBottom/>
            <wp:docPr id="105" name="Bild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ild103" descr=""/>
                    <pic:cNvPicPr>
                      <a:picLocks noChangeAspect="1" noChangeArrowheads="1"/>
                    </pic:cNvPicPr>
                  </pic:nvPicPr>
                  <pic:blipFill>
                    <a:blip r:embed="rId108"/>
                    <a:stretch>
                      <a:fillRect/>
                    </a:stretch>
                  </pic:blipFill>
                  <pic:spPr bwMode="auto">
                    <a:xfrm>
                      <a:off x="0" y="0"/>
                      <a:ext cx="2887980" cy="2601595"/>
                    </a:xfrm>
                    <a:prstGeom prst="rect">
                      <a:avLst/>
                    </a:prstGeom>
                  </pic:spPr>
                </pic:pic>
              </a:graphicData>
            </a:graphic>
          </wp:anchor>
        </w:drawing>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sz w:val="20"/>
          <w:szCs w:val="20"/>
        </w:rPr>
      </w:pPr>
      <w:r>
        <w:rPr>
          <w:sz w:val="20"/>
          <w:szCs w:val="20"/>
        </w:rPr>
        <w:t>Hier kann ausgewählt werden, ob nur Daten in der aktuellen Organisation oder in allen Organisationen ge</w:t>
        <w:softHyphen/>
        <w:t>löscht werden sollen.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bidi w:val="0"/>
        <w:jc w:val="left"/>
        <w:rPr>
          <w:sz w:val="20"/>
          <w:szCs w:val="20"/>
        </w:rPr>
      </w:pPr>
      <w:r>
        <w:rPr>
          <w:sz w:val="20"/>
          <w:szCs w:val="20"/>
        </w:rPr>
        <w:t>Gelöschte Konfigurationsdaten werden nach einem Neustart des Plugins wieder mit Standardwerten befüllt.</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bidi w:val="0"/>
        <w:jc w:val="left"/>
        <w:rPr>
          <w:sz w:val="20"/>
          <w:szCs w:val="20"/>
        </w:rPr>
      </w:pPr>
      <w:r>
        <w:rPr>
          <w:sz w:val="20"/>
          <w:szCs w:val="20"/>
        </w:rPr>
        <w:t>Hier wird ausgewählt, welche Benutzerdaten gelöscht werden sollen.</w:t>
      </w:r>
    </w:p>
    <w:p>
      <w:pPr>
        <w:pStyle w:val="Normal"/>
        <w:bidi w:val="0"/>
        <w:jc w:val="left"/>
        <w:rPr>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center"/>
        <w:rPr>
          <w:b/>
          <w:bCs/>
        </w:rPr>
      </w:pPr>
      <w:r>
        <w:rPr>
          <w:b/>
          <w:bCs/>
          <w:sz w:val="20"/>
          <w:szCs w:val="20"/>
        </w:rPr>
        <w:t>ACHTUNG</w:t>
      </w:r>
    </w:p>
    <w:p>
      <w:pPr>
        <w:pStyle w:val="Normal"/>
        <w:bidi w:val="0"/>
        <w:jc w:val="center"/>
        <w:rPr>
          <w:b/>
          <w:bCs/>
        </w:rPr>
      </w:pPr>
      <w:r>
        <w:rPr>
          <w:b/>
          <w:bCs/>
        </w:rPr>
      </w:r>
    </w:p>
    <w:p>
      <w:pPr>
        <w:pStyle w:val="Normal"/>
        <w:bidi w:val="0"/>
        <w:jc w:val="center"/>
        <w:rPr>
          <w:i/>
          <w:i/>
          <w:iCs/>
        </w:rPr>
      </w:pPr>
      <w:r>
        <w:rPr>
          <w:i/>
          <w:iCs/>
          <w:sz w:val="20"/>
          <w:szCs w:val="20"/>
        </w:rPr>
        <w:t>Gelöschte Benutzerdaten (z.B. IBAN oder Mitgliedsnummer) können nicht wiederhergestellt werden!</w:t>
      </w:r>
    </w:p>
    <w:p>
      <w:pPr>
        <w:pStyle w:val="Normal"/>
        <w:bidi w:val="0"/>
        <w:jc w:val="left"/>
        <w:rPr>
          <w:rFonts w:ascii="Arial" w:hAnsi="Arial"/>
          <w:sz w:val="20"/>
          <w:szCs w:val="20"/>
        </w:rPr>
      </w:pPr>
      <w:r>
        <w:rPr>
          <w:sz w:val="20"/>
          <w:szCs w:val="20"/>
        </w:rPr>
      </w:r>
    </w:p>
    <w:p>
      <w:pPr>
        <w:pStyle w:val="Normal"/>
        <w:bidi w:val="0"/>
        <w:jc w:val="center"/>
        <w:rPr>
          <w:b/>
          <w:bCs/>
        </w:rPr>
      </w:pPr>
      <w:r>
        <w:rPr>
          <w:b/>
          <w:bCs/>
          <w:sz w:val="20"/>
          <w:szCs w:val="20"/>
        </w:rPr>
        <w:t>Hinweis</w:t>
      </w:r>
    </w:p>
    <w:p>
      <w:pPr>
        <w:pStyle w:val="Normal"/>
        <w:bidi w:val="0"/>
        <w:jc w:val="center"/>
        <w:rPr>
          <w:b/>
          <w:bCs/>
        </w:rPr>
      </w:pPr>
      <w:r>
        <w:rPr>
          <w:b/>
          <w:bCs/>
        </w:rPr>
      </w:r>
    </w:p>
    <w:p>
      <w:pPr>
        <w:pStyle w:val="Normal"/>
        <w:bidi w:val="0"/>
        <w:jc w:val="center"/>
        <w:rPr>
          <w:i/>
          <w:i/>
          <w:iCs/>
        </w:rPr>
      </w:pPr>
      <w:r>
        <w:rPr>
          <w:i/>
          <w:iCs/>
          <w:sz w:val="20"/>
          <w:szCs w:val="20"/>
        </w:rPr>
        <w:t>Um das Plugin Mitgliedsbeitrag vollständig zu entfernen, sind alle möglichen Haken zu setzen.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Meldung nach durchgeführter Deinstallation.</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106">
            <wp:simplePos x="0" y="0"/>
            <wp:positionH relativeFrom="column">
              <wp:posOffset>25400</wp:posOffset>
            </wp:positionH>
            <wp:positionV relativeFrom="paragraph">
              <wp:posOffset>233680</wp:posOffset>
            </wp:positionV>
            <wp:extent cx="2738755" cy="5149850"/>
            <wp:effectExtent l="0" t="0" r="0" b="0"/>
            <wp:wrapTopAndBottom/>
            <wp:docPr id="106" name="Bild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Bild106" descr=""/>
                    <pic:cNvPicPr>
                      <a:picLocks noChangeAspect="1" noChangeArrowheads="1"/>
                    </pic:cNvPicPr>
                  </pic:nvPicPr>
                  <pic:blipFill>
                    <a:blip r:embed="rId109"/>
                    <a:stretch>
                      <a:fillRect/>
                    </a:stretch>
                  </pic:blipFill>
                  <pic:spPr bwMode="auto">
                    <a:xfrm>
                      <a:off x="0" y="0"/>
                      <a:ext cx="2738755" cy="5149850"/>
                    </a:xfrm>
                    <a:prstGeom prst="rect">
                      <a:avLst/>
                    </a:prstGeom>
                  </pic:spPr>
                </pic:pic>
              </a:graphicData>
            </a:graphic>
          </wp:anchor>
        </w:drawing>
      </w:r>
    </w:p>
    <w:p>
      <w:pPr>
        <w:pStyle w:val="Heading1"/>
        <w:numPr>
          <w:ilvl w:val="0"/>
          <w:numId w:val="3"/>
        </w:numPr>
        <w:rPr>
          <w:sz w:val="20"/>
          <w:szCs w:val="20"/>
        </w:rPr>
      </w:pPr>
      <w:bookmarkStart w:id="110" w:name="__RefHeading___Toc1966_3856073189"/>
      <w:bookmarkEnd w:id="110"/>
      <w:r>
        <w:rPr/>
        <w:t>Die Speicherung der Konfiguration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Alle Konfigurationsdaten werden in einer Tabelle mit dem Namen adm_plugin_preferences in der Admidio-Datenbank gespeichert. Sollte diese Tabelle nicht existieren, wird sie angelegt.</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Derzeit werden in dieser Tabelle die Konfigurationen folgender Plugins abgelegt:</w:t>
      </w:r>
    </w:p>
    <w:p>
      <w:pPr>
        <w:pStyle w:val="Normal"/>
        <w:numPr>
          <w:ilvl w:val="0"/>
          <w:numId w:val="15"/>
        </w:numPr>
        <w:bidi w:val="0"/>
        <w:jc w:val="left"/>
        <w:rPr/>
      </w:pPr>
      <w:r>
        <w:rPr>
          <w:sz w:val="20"/>
          <w:szCs w:val="20"/>
        </w:rPr>
        <w:t>Mitgliedsbeitrag</w:t>
      </w:r>
    </w:p>
    <w:p>
      <w:pPr>
        <w:pStyle w:val="Normal"/>
        <w:numPr>
          <w:ilvl w:val="0"/>
          <w:numId w:val="15"/>
        </w:numPr>
        <w:bidi w:val="0"/>
        <w:jc w:val="left"/>
        <w:rPr/>
      </w:pPr>
      <w:r>
        <w:rPr>
          <w:sz w:val="20"/>
          <w:szCs w:val="20"/>
        </w:rPr>
        <w:t>Geburtstagsliste</w:t>
      </w:r>
    </w:p>
    <w:p>
      <w:pPr>
        <w:pStyle w:val="Normal"/>
        <w:numPr>
          <w:ilvl w:val="0"/>
          <w:numId w:val="15"/>
        </w:numPr>
        <w:bidi w:val="0"/>
        <w:jc w:val="left"/>
        <w:rPr/>
      </w:pPr>
      <w:r>
        <w:rPr>
          <w:sz w:val="20"/>
          <w:szCs w:val="20"/>
        </w:rPr>
        <w:t>FormFiller</w:t>
      </w:r>
    </w:p>
    <w:p>
      <w:pPr>
        <w:pStyle w:val="Normal"/>
        <w:numPr>
          <w:ilvl w:val="0"/>
          <w:numId w:val="15"/>
        </w:numPr>
        <w:bidi w:val="0"/>
        <w:jc w:val="left"/>
        <w:rPr>
          <w:sz w:val="20"/>
          <w:szCs w:val="20"/>
        </w:rPr>
      </w:pPr>
      <w:r>
        <w:rPr>
          <w:sz w:val="20"/>
          <w:szCs w:val="20"/>
        </w:rPr>
        <w:t>KeyManager</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Die Tabelleneinträge des Plugins Mitgliedsbeitrag beginnen hierbei alle mit den Buchstaben "PMB".</w:t>
      </w:r>
    </w:p>
    <w:p>
      <w:pPr>
        <w:pStyle w:val="Normal"/>
        <w:bidi w:val="0"/>
        <w:jc w:val="left"/>
        <w:rPr>
          <w:rFonts w:ascii="Arial" w:hAnsi="Arial"/>
        </w:rPr>
      </w:pPr>
      <w:r>
        <w:rPr/>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Heading1"/>
        <w:widowControl/>
        <w:numPr>
          <w:ilvl w:val="0"/>
          <w:numId w:val="0"/>
        </w:numPr>
        <w:suppressAutoHyphens w:val="true"/>
        <w:overflowPunct w:val="true"/>
        <w:ind w:hanging="0" w:left="0"/>
        <w:jc w:val="left"/>
        <w:rPr>
          <w:sz w:val="20"/>
          <w:szCs w:val="20"/>
        </w:rPr>
      </w:pPr>
      <w:r>
        <w:rPr>
          <w:sz w:val="20"/>
          <w:szCs w:val="20"/>
        </w:rPr>
      </w:r>
      <w:r>
        <w:br w:type="page"/>
      </w:r>
    </w:p>
    <w:p>
      <w:pPr>
        <w:pStyle w:val="Heading1"/>
        <w:numPr>
          <w:ilvl w:val="0"/>
          <w:numId w:val="3"/>
        </w:numPr>
        <w:spacing w:before="0" w:after="120"/>
        <w:rPr>
          <w:sz w:val="20"/>
          <w:szCs w:val="20"/>
        </w:rPr>
      </w:pPr>
      <w:bookmarkStart w:id="111" w:name="__RefHeading___Toc2361_3703976838"/>
      <w:bookmarkEnd w:id="111"/>
      <w:r>
        <w:rPr/>
        <w:t>Ablauf einer Beitragsberechnung</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t>Folgende Voraussetzungen müssen gegeben sein</w:t>
      </w:r>
    </w:p>
    <w:p>
      <w:pPr>
        <w:pStyle w:val="Normal"/>
        <w:numPr>
          <w:ilvl w:val="0"/>
          <w:numId w:val="26"/>
        </w:numPr>
        <w:bidi w:val="0"/>
        <w:jc w:val="left"/>
        <w:rPr/>
      </w:pPr>
      <w:r>
        <w:rPr>
          <w:sz w:val="20"/>
          <w:szCs w:val="20"/>
        </w:rPr>
        <w:t>Grundeinstellungen sind eingetragen</w:t>
      </w:r>
    </w:p>
    <w:p>
      <w:pPr>
        <w:pStyle w:val="Normal"/>
        <w:numPr>
          <w:ilvl w:val="0"/>
          <w:numId w:val="26"/>
        </w:numPr>
        <w:bidi w:val="0"/>
        <w:jc w:val="left"/>
        <w:rPr/>
      </w:pPr>
      <w:r>
        <w:rPr>
          <w:sz w:val="20"/>
          <w:szCs w:val="20"/>
        </w:rPr>
        <w:t>Grundfunktionen wurden getestet</w:t>
      </w:r>
    </w:p>
    <w:p>
      <w:pPr>
        <w:pStyle w:val="Normal"/>
        <w:numPr>
          <w:ilvl w:val="0"/>
          <w:numId w:val="26"/>
        </w:numPr>
        <w:bidi w:val="0"/>
        <w:jc w:val="left"/>
        <w:rPr/>
      </w:pPr>
      <w:r>
        <w:rPr>
          <w:sz w:val="20"/>
          <w:szCs w:val="20"/>
        </w:rPr>
        <w:t xml:space="preserve">Beitragsrollen sind definiert (und werden vom Plugin auch erkannt </w:t>
      </w:r>
      <w:r>
        <w:rPr>
          <w:i/>
          <w:iCs/>
          <w:sz w:val="20"/>
          <w:szCs w:val="20"/>
        </w:rPr>
        <w:t>→ Optionen – Rollenübersicht</w:t>
      </w:r>
      <w:r>
        <w:rPr>
          <w:sz w:val="20"/>
          <w:szCs w:val="20"/>
        </w:rPr>
        <w:t>)</w:t>
      </w:r>
    </w:p>
    <w:p>
      <w:pPr>
        <w:pStyle w:val="Normal"/>
        <w:numPr>
          <w:ilvl w:val="0"/>
          <w:numId w:val="26"/>
        </w:numPr>
        <w:bidi w:val="0"/>
        <w:jc w:val="left"/>
        <w:rPr>
          <w:sz w:val="20"/>
          <w:szCs w:val="20"/>
        </w:rPr>
      </w:pPr>
      <w:r>
        <w:rPr>
          <w:sz w:val="20"/>
          <w:szCs w:val="20"/>
        </w:rPr>
        <w:t xml:space="preserve">unter </w:t>
      </w:r>
      <w:r>
        <w:rPr>
          <w:i/>
          <w:iCs/>
          <w:sz w:val="20"/>
          <w:szCs w:val="20"/>
        </w:rPr>
        <w:t>→ Einstellungen – Prüfungen</w:t>
      </w:r>
      <w:r>
        <w:rPr>
          <w:sz w:val="20"/>
          <w:szCs w:val="20"/>
        </w:rPr>
        <w:t xml:space="preserve"> sollten auch alle Prüfbedingungen bereits definiert sein</w:t>
      </w:r>
    </w:p>
    <w:p>
      <w:pPr>
        <w:pStyle w:val="Normal"/>
        <w:bidi w:val="0"/>
        <w:jc w:val="left"/>
        <w:rPr>
          <w:sz w:val="20"/>
          <w:szCs w:val="20"/>
        </w:rPr>
      </w:pPr>
      <w:r>
        <w:rPr>
          <w:sz w:val="20"/>
          <w:szCs w:val="20"/>
        </w:rPr>
      </w:r>
    </w:p>
    <w:p>
      <w:pPr>
        <w:pStyle w:val="Normal"/>
        <w:bidi w:val="0"/>
        <w:jc w:val="left"/>
        <w:rPr>
          <w:sz w:val="20"/>
          <w:szCs w:val="20"/>
        </w:rPr>
      </w:pPr>
      <w:r>
        <w:rPr>
          <w:sz w:val="20"/>
          <w:szCs w:val="20"/>
        </w:rPr>
      </w:r>
    </w:p>
    <w:p>
      <w:pPr>
        <w:pStyle w:val="Heading2"/>
        <w:numPr>
          <w:ilvl w:val="1"/>
          <w:numId w:val="3"/>
        </w:numPr>
        <w:rPr>
          <w:sz w:val="20"/>
          <w:szCs w:val="20"/>
        </w:rPr>
      </w:pPr>
      <w:bookmarkStart w:id="112" w:name="__RefHeading___Toc18803_986433141"/>
      <w:bookmarkEnd w:id="112"/>
      <w:r>
        <w:rPr/>
        <w:t>Grobablauf</w:t>
      </w:r>
    </w:p>
    <w:p>
      <w:pPr>
        <w:pStyle w:val="Normal"/>
        <w:bidi w:val="0"/>
        <w:jc w:val="left"/>
        <w:rPr>
          <w:sz w:val="20"/>
          <w:szCs w:val="20"/>
        </w:rPr>
      </w:pPr>
      <w:r>
        <w:rPr>
          <w:sz w:val="20"/>
          <w:szCs w:val="20"/>
        </w:rPr>
      </w:r>
    </w:p>
    <w:p>
      <w:pPr>
        <w:pStyle w:val="VorformatierterText"/>
        <w:numPr>
          <w:ilvl w:val="0"/>
          <w:numId w:val="29"/>
        </w:numPr>
        <w:bidi w:val="0"/>
        <w:spacing w:before="0" w:after="0"/>
        <w:jc w:val="left"/>
        <w:rPr/>
      </w:pPr>
      <w:r>
        <w:rPr>
          <w:rFonts w:ascii="Arial" w:hAnsi="Arial"/>
        </w:rPr>
        <w:t>Zuerst wird eine Beitragsberechnung durchgeführt. Danach wird das Fälligkeitsdatum gesetzt, die XML-Datei erzeugt und die Beiträge eingezogen.</w:t>
      </w:r>
    </w:p>
    <w:p>
      <w:pPr>
        <w:pStyle w:val="VorformatierterText"/>
        <w:bidi w:val="0"/>
        <w:spacing w:before="0" w:after="0"/>
        <w:jc w:val="left"/>
        <w:rPr/>
      </w:pPr>
      <w:r>
        <w:rPr/>
      </w:r>
    </w:p>
    <w:p>
      <w:pPr>
        <w:pStyle w:val="VorformatierterText"/>
        <w:numPr>
          <w:ilvl w:val="0"/>
          <w:numId w:val="29"/>
        </w:numPr>
        <w:bidi w:val="0"/>
        <w:spacing w:before="0" w:after="0"/>
        <w:jc w:val="left"/>
        <w:rPr/>
      </w:pPr>
      <w:r>
        <w:rPr>
          <w:rFonts w:ascii="Arial" w:hAnsi="Arial"/>
        </w:rPr>
        <w:t>Wenn alle Beiträge eingezogen sind, setzt man das Bezahlt-Datum. Das Setzen dieses Datums ist wichtig, da es mehrere Folgeaktionen auslöst (FRST wird z.B. zu RCUR, Mandatsänderungen werden zurückgesetzt usw.). Wann dieses Datum gesetzt wird, ist unwichtig. Es ist nur wichtig, dass es gesetzt wird.</w:t>
      </w:r>
    </w:p>
    <w:p>
      <w:pPr>
        <w:pStyle w:val="VorformatierterText"/>
        <w:bidi w:val="0"/>
        <w:spacing w:before="0" w:after="0"/>
        <w:jc w:val="left"/>
        <w:rPr/>
      </w:pPr>
      <w:r>
        <w:rPr/>
      </w:r>
    </w:p>
    <w:p>
      <w:pPr>
        <w:pStyle w:val="VorformatierterText"/>
        <w:numPr>
          <w:ilvl w:val="0"/>
          <w:numId w:val="29"/>
        </w:numPr>
        <w:bidi w:val="0"/>
        <w:spacing w:before="0" w:after="0"/>
        <w:jc w:val="left"/>
        <w:rPr/>
      </w:pPr>
      <w:r>
        <w:rPr>
          <w:rFonts w:ascii="Arial" w:hAnsi="Arial"/>
        </w:rPr>
        <w:t>Wenn im Laufe eines Jahres weitere Mitglieder dem Verein beitreten, wird wieder genauso verfahren. Also Beitragsberechnung durchführen, Fälligkeitsdatum setzen, Beiträge einziehen, Bezahlt-Datum setzen.</w:t>
      </w:r>
    </w:p>
    <w:p>
      <w:pPr>
        <w:pStyle w:val="VorformatierterText"/>
        <w:bidi w:val="0"/>
        <w:spacing w:before="0" w:after="0"/>
        <w:jc w:val="left"/>
        <w:rPr/>
      </w:pPr>
      <w:r>
        <w:rPr/>
      </w:r>
    </w:p>
    <w:p>
      <w:pPr>
        <w:pStyle w:val="VorformatierterText"/>
        <w:numPr>
          <w:ilvl w:val="0"/>
          <w:numId w:val="29"/>
        </w:numPr>
        <w:bidi w:val="0"/>
        <w:spacing w:before="0" w:after="0"/>
        <w:jc w:val="left"/>
        <w:rPr>
          <w:sz w:val="20"/>
          <w:szCs w:val="20"/>
        </w:rPr>
      </w:pPr>
      <w:r>
        <w:rPr>
          <w:rFonts w:ascii="Arial" w:hAnsi="Arial"/>
          <w:sz w:val="20"/>
          <w:szCs w:val="20"/>
        </w:rPr>
        <w:t>Am Ende eines Jahres (wenn alle Beiträge eingezogen wurden) wird ein „Löschen“ ausgeführt. Dadurch werden alle errechneten Beiträge, Beitragstexte oder Fälligkeitsdaten wieder gelöscht. Jetzt kann im neuen Jahr wieder mit dem ersten Beitragseinzug im Jahr, dem Gesamteinzug, gestartet werden.</w:t>
      </w:r>
    </w:p>
    <w:p>
      <w:pPr>
        <w:pStyle w:val="VorformatierterText"/>
        <w:bidi w:val="0"/>
        <w:spacing w:before="0" w:after="0"/>
        <w:jc w:val="left"/>
        <w:rPr>
          <w:sz w:val="20"/>
          <w:szCs w:val="20"/>
        </w:rPr>
      </w:pPr>
      <w:r>
        <w:rPr>
          <w:sz w:val="20"/>
          <w:szCs w:val="20"/>
        </w:rPr>
      </w:r>
    </w:p>
    <w:p>
      <w:pPr>
        <w:pStyle w:val="VorformatierterText"/>
        <w:bidi w:val="0"/>
        <w:spacing w:before="0" w:after="0"/>
        <w:jc w:val="left"/>
        <w:rPr>
          <w:rFonts w:ascii="Arial" w:hAnsi="Arial"/>
        </w:rPr>
      </w:pPr>
      <w:r>
        <w:rPr>
          <w:rFonts w:ascii="Arial" w:hAnsi="Arial"/>
        </w:rPr>
      </w:r>
    </w:p>
    <w:p>
      <w:pPr>
        <w:pStyle w:val="Heading2"/>
        <w:numPr>
          <w:ilvl w:val="1"/>
          <w:numId w:val="3"/>
        </w:numPr>
        <w:rPr>
          <w:sz w:val="20"/>
          <w:szCs w:val="20"/>
        </w:rPr>
      </w:pPr>
      <w:bookmarkStart w:id="113" w:name="__RefHeading___Toc2843_2880359664"/>
      <w:bookmarkEnd w:id="113"/>
      <w:r>
        <w:rPr/>
        <w:t>Ablaufplan</w:t>
      </w:r>
    </w:p>
    <w:p>
      <w:pPr>
        <w:pStyle w:val="Normal"/>
        <w:rPr>
          <w:sz w:val="20"/>
          <w:szCs w:val="20"/>
        </w:rPr>
      </w:pPr>
      <w:r>
        <w:rPr/>
        <w:t>(ein neues Mitglied wird aufgenommen)</w:t>
      </w:r>
    </w:p>
    <w:p>
      <w:pPr>
        <w:pStyle w:val="BodyText"/>
        <w:rPr>
          <w:sz w:val="20"/>
          <w:szCs w:val="20"/>
        </w:rPr>
      </w:pPr>
      <w:r>
        <w:rPr>
          <w:sz w:val="20"/>
          <w:szCs w:val="20"/>
        </w:rPr>
      </w:r>
    </w:p>
    <w:p>
      <w:pPr>
        <w:pStyle w:val="Heading3"/>
        <w:numPr>
          <w:ilvl w:val="2"/>
          <w:numId w:val="2"/>
        </w:numPr>
        <w:rPr>
          <w:sz w:val="20"/>
          <w:szCs w:val="20"/>
        </w:rPr>
      </w:pPr>
      <w:bookmarkStart w:id="114" w:name="__RefHeading___Toc2319_4281403534"/>
      <w:bookmarkEnd w:id="114"/>
      <w:r>
        <w:rPr/>
        <w:t>Aufnahme des neuen Mitglieds</w:t>
      </w:r>
    </w:p>
    <w:p>
      <w:pPr>
        <w:pStyle w:val="Normal"/>
        <w:bidi w:val="0"/>
        <w:jc w:val="left"/>
        <w:rPr>
          <w:sz w:val="20"/>
          <w:szCs w:val="20"/>
        </w:rPr>
      </w:pPr>
      <w:r>
        <w:rPr>
          <w:sz w:val="20"/>
          <w:szCs w:val="20"/>
        </w:rPr>
        <w:t>Das neue Mitglied wird in Admidio aufgenommen. Im Rahmen der Aufnahme wird es bereits in die verschie</w:t>
        <w:softHyphen/>
        <w:t xml:space="preserve">denen Beitragsrollen aufgenommen (z.B. in eine altersgestaffelte Rolle oder in eine Familienrolle). </w:t>
      </w:r>
    </w:p>
    <w:p>
      <w:pPr>
        <w:pStyle w:val="Normal"/>
        <w:bidi w:val="0"/>
        <w:jc w:val="left"/>
        <w:rPr>
          <w:sz w:val="20"/>
          <w:szCs w:val="20"/>
        </w:rPr>
      </w:pPr>
      <w:r>
        <w:rPr>
          <w:sz w:val="20"/>
          <w:szCs w:val="20"/>
        </w:rPr>
      </w:r>
    </w:p>
    <w:p>
      <w:pPr>
        <w:pStyle w:val="Normal"/>
        <w:bidi w:val="0"/>
        <w:jc w:val="center"/>
        <w:rPr>
          <w:b/>
          <w:bCs/>
        </w:rPr>
      </w:pPr>
      <w:r>
        <w:rPr>
          <w:b/>
          <w:bCs/>
          <w:sz w:val="20"/>
          <w:szCs w:val="20"/>
        </w:rPr>
        <w:t>Hinweis</w:t>
      </w:r>
    </w:p>
    <w:p>
      <w:pPr>
        <w:pStyle w:val="Normal"/>
        <w:bidi w:val="0"/>
        <w:jc w:val="center"/>
        <w:rPr/>
      </w:pPr>
      <w:r>
        <w:rPr/>
      </w:r>
    </w:p>
    <w:p>
      <w:pPr>
        <w:pStyle w:val="Normal"/>
        <w:bidi w:val="0"/>
        <w:jc w:val="center"/>
        <w:rPr>
          <w:i/>
          <w:i/>
          <w:iCs/>
        </w:rPr>
      </w:pPr>
      <w:r>
        <w:rPr>
          <w:i/>
          <w:iCs/>
          <w:sz w:val="20"/>
          <w:szCs w:val="20"/>
        </w:rPr>
        <w:t xml:space="preserve">Im Rahmen der Neuaufnahme kann auch bereits das Mandatsdatum mit aufgenommen werden. </w:t>
      </w:r>
    </w:p>
    <w:p>
      <w:pPr>
        <w:pStyle w:val="Normal"/>
        <w:bidi w:val="0"/>
        <w:jc w:val="left"/>
        <w:rPr>
          <w:sz w:val="20"/>
          <w:szCs w:val="20"/>
        </w:rPr>
      </w:pPr>
      <w:r>
        <w:rPr>
          <w:sz w:val="20"/>
          <w:szCs w:val="20"/>
        </w:rPr>
      </w:r>
    </w:p>
    <w:p>
      <w:pPr>
        <w:pStyle w:val="Heading3"/>
        <w:numPr>
          <w:ilvl w:val="2"/>
          <w:numId w:val="2"/>
        </w:numPr>
        <w:rPr>
          <w:sz w:val="20"/>
          <w:szCs w:val="20"/>
        </w:rPr>
      </w:pPr>
      <w:bookmarkStart w:id="115" w:name="__RefHeading___Toc2321_4281403534"/>
      <w:bookmarkEnd w:id="115"/>
      <w:r>
        <w:rPr/>
        <w:t>Mitgliedsnummer erzeugen</w:t>
      </w:r>
    </w:p>
    <w:p>
      <w:pPr>
        <w:pStyle w:val="Normal"/>
        <w:bidi w:val="0"/>
        <w:jc w:val="left"/>
        <w:rPr>
          <w:sz w:val="20"/>
          <w:szCs w:val="20"/>
        </w:rPr>
      </w:pPr>
      <w:r>
        <w:rPr>
          <w:sz w:val="20"/>
          <w:szCs w:val="20"/>
        </w:rPr>
        <w:t xml:space="preserve">Wenn mit Mitgliedsnummern gearbeitet wird, über </w:t>
      </w:r>
      <w:r>
        <w:rPr>
          <w:i/>
          <w:iCs/>
          <w:sz w:val="20"/>
          <w:szCs w:val="20"/>
        </w:rPr>
        <w:t>→ Optionen – Mitgliedsnummer</w:t>
      </w:r>
      <w:r>
        <w:rPr>
          <w:sz w:val="20"/>
          <w:szCs w:val="20"/>
        </w:rPr>
        <w:t xml:space="preserve"> eine Mitgliedsnummer er</w:t>
        <w:softHyphen/>
        <w:t>stellen.</w:t>
      </w:r>
    </w:p>
    <w:p>
      <w:pPr>
        <w:pStyle w:val="Normal"/>
        <w:bidi w:val="0"/>
        <w:jc w:val="left"/>
        <w:rPr>
          <w:sz w:val="20"/>
          <w:szCs w:val="20"/>
        </w:rPr>
      </w:pPr>
      <w:r>
        <w:rPr>
          <w:sz w:val="20"/>
          <w:szCs w:val="20"/>
        </w:rPr>
      </w:r>
    </w:p>
    <w:p>
      <w:pPr>
        <w:pStyle w:val="Heading3"/>
        <w:numPr>
          <w:ilvl w:val="2"/>
          <w:numId w:val="2"/>
        </w:numPr>
        <w:rPr>
          <w:sz w:val="20"/>
          <w:szCs w:val="20"/>
        </w:rPr>
      </w:pPr>
      <w:bookmarkStart w:id="116" w:name="__RefHeading___Toc2323_4281403534"/>
      <w:bookmarkEnd w:id="116"/>
      <w:r>
        <w:rPr/>
        <w:t>Mandatsreferenz erstellen</w:t>
      </w:r>
    </w:p>
    <w:p>
      <w:pPr>
        <w:pStyle w:val="Normal"/>
        <w:bidi w:val="0"/>
        <w:jc w:val="left"/>
        <w:rPr>
          <w:sz w:val="20"/>
          <w:szCs w:val="20"/>
        </w:rPr>
      </w:pPr>
      <w:r>
        <w:rPr>
          <w:sz w:val="20"/>
          <w:szCs w:val="20"/>
        </w:rPr>
        <w:t xml:space="preserve">Über den Menüpunkt  </w:t>
      </w:r>
      <w:r>
        <w:rPr>
          <w:i/>
          <w:iCs/>
          <w:sz w:val="20"/>
          <w:szCs w:val="20"/>
        </w:rPr>
        <w:t>→ Mandatsverwaltung - Mandatsreferenzen erzeugen</w:t>
      </w:r>
      <w:r>
        <w:rPr>
          <w:sz w:val="20"/>
          <w:szCs w:val="20"/>
        </w:rPr>
        <w:t xml:space="preserve"> eine Mandatsreferenz erstellen.</w:t>
      </w:r>
    </w:p>
    <w:p>
      <w:pPr>
        <w:pStyle w:val="Normal"/>
        <w:bidi w:val="0"/>
        <w:jc w:val="left"/>
        <w:rPr>
          <w:rFonts w:ascii="Arial" w:hAnsi="Arial"/>
          <w:sz w:val="20"/>
          <w:szCs w:val="20"/>
        </w:rPr>
      </w:pPr>
      <w:r>
        <w:rPr>
          <w:sz w:val="20"/>
          <w:szCs w:val="20"/>
        </w:rPr>
      </w:r>
    </w:p>
    <w:p>
      <w:pPr>
        <w:pStyle w:val="Heading3"/>
        <w:numPr>
          <w:ilvl w:val="2"/>
          <w:numId w:val="2"/>
        </w:numPr>
        <w:rPr>
          <w:sz w:val="20"/>
          <w:szCs w:val="20"/>
        </w:rPr>
      </w:pPr>
      <w:bookmarkStart w:id="117" w:name="__RefHeading___Toc2325_4281403534"/>
      <w:bookmarkEnd w:id="117"/>
      <w:r>
        <w:rPr/>
        <w:t>Mandatsdatum eintragen</w:t>
      </w:r>
    </w:p>
    <w:p>
      <w:pPr>
        <w:pStyle w:val="Normal"/>
        <w:bidi w:val="0"/>
        <w:jc w:val="left"/>
        <w:rPr>
          <w:sz w:val="20"/>
          <w:szCs w:val="20"/>
        </w:rPr>
      </w:pPr>
      <w:r>
        <w:rPr>
          <w:sz w:val="20"/>
          <w:szCs w:val="20"/>
        </w:rPr>
        <w:t xml:space="preserve">Falls noch nicht geschehen, über </w:t>
      </w:r>
      <w:r>
        <w:rPr>
          <w:i/>
          <w:iCs/>
          <w:sz w:val="20"/>
          <w:szCs w:val="20"/>
        </w:rPr>
        <w:t>→ Mandatsverwaltung - Mandate bearbeiten</w:t>
      </w:r>
      <w:r>
        <w:rPr>
          <w:sz w:val="20"/>
          <w:szCs w:val="20"/>
        </w:rPr>
        <w:t xml:space="preserve"> (oder über das Editieren des Profil des Mitglieds) ein Mandatsdatum eintragen.</w:t>
      </w:r>
    </w:p>
    <w:p>
      <w:pPr>
        <w:pStyle w:val="Normal"/>
        <w:bidi w:val="0"/>
        <w:jc w:val="left"/>
        <w:rPr>
          <w:rFonts w:ascii="Arial" w:hAnsi="Arial"/>
          <w:sz w:val="20"/>
          <w:szCs w:val="20"/>
        </w:rPr>
      </w:pPr>
      <w:r>
        <w:rPr>
          <w:sz w:val="20"/>
          <w:szCs w:val="20"/>
        </w:rPr>
      </w:r>
    </w:p>
    <w:p>
      <w:pPr>
        <w:pStyle w:val="Heading3"/>
        <w:numPr>
          <w:ilvl w:val="2"/>
          <w:numId w:val="2"/>
        </w:numPr>
        <w:rPr>
          <w:sz w:val="20"/>
          <w:szCs w:val="20"/>
        </w:rPr>
      </w:pPr>
      <w:bookmarkStart w:id="118" w:name="__RefHeading___Toc2327_4281403534"/>
      <w:bookmarkEnd w:id="118"/>
      <w:r>
        <w:rPr/>
        <w:t>Neuzuordnung durchführen</w:t>
      </w:r>
    </w:p>
    <w:p>
      <w:pPr>
        <w:pStyle w:val="Normal"/>
        <w:bidi w:val="0"/>
        <w:jc w:val="left"/>
        <w:rPr>
          <w:sz w:val="20"/>
          <w:szCs w:val="20"/>
        </w:rPr>
      </w:pPr>
      <w:r>
        <w:rPr>
          <w:sz w:val="20"/>
          <w:szCs w:val="20"/>
        </w:rPr>
        <w:t>Falls mit altersgestaffelten Rollen gearbeitet wird, jetzt eine Neuzuordnung durchführen</w:t>
      </w:r>
    </w:p>
    <w:p>
      <w:pPr>
        <w:pStyle w:val="Normal"/>
        <w:bidi w:val="0"/>
        <w:jc w:val="left"/>
        <w:rPr>
          <w:sz w:val="20"/>
          <w:szCs w:val="20"/>
        </w:rPr>
      </w:pPr>
      <w:r>
        <w:rPr>
          <w:sz w:val="20"/>
          <w:szCs w:val="20"/>
        </w:rPr>
      </w:r>
    </w:p>
    <w:p>
      <w:pPr>
        <w:pStyle w:val="Heading3"/>
        <w:numPr>
          <w:ilvl w:val="2"/>
          <w:numId w:val="2"/>
        </w:numPr>
        <w:rPr>
          <w:sz w:val="20"/>
          <w:szCs w:val="20"/>
        </w:rPr>
      </w:pPr>
      <w:bookmarkStart w:id="119" w:name="__RefHeading___Toc2329_4281403534"/>
      <w:bookmarkEnd w:id="119"/>
      <w:r>
        <w:rPr/>
        <w:t>Beitragsberechnung</w:t>
      </w:r>
    </w:p>
    <w:p>
      <w:pPr>
        <w:pStyle w:val="Normal"/>
        <w:bidi w:val="0"/>
        <w:jc w:val="left"/>
        <w:rPr>
          <w:sz w:val="20"/>
          <w:szCs w:val="20"/>
        </w:rPr>
      </w:pPr>
      <w:r>
        <w:rPr>
          <w:sz w:val="20"/>
          <w:szCs w:val="20"/>
        </w:rPr>
        <w:t xml:space="preserve">Über </w:t>
      </w:r>
      <w:r>
        <w:rPr>
          <w:i/>
          <w:iCs/>
          <w:sz w:val="20"/>
          <w:szCs w:val="20"/>
        </w:rPr>
        <w:t>→ Beiträge - Neuberechnung</w:t>
      </w:r>
      <w:r>
        <w:rPr>
          <w:sz w:val="20"/>
          <w:szCs w:val="20"/>
        </w:rPr>
        <w:t xml:space="preserve"> einen Beitrag berechnen.</w:t>
      </w:r>
    </w:p>
    <w:p>
      <w:pPr>
        <w:pStyle w:val="Normal"/>
        <w:bidi w:val="0"/>
        <w:jc w:val="left"/>
        <w:rPr>
          <w:rFonts w:ascii="Arial" w:hAnsi="Arial"/>
          <w:sz w:val="20"/>
          <w:szCs w:val="20"/>
        </w:rPr>
      </w:pPr>
      <w:r>
        <w:rPr>
          <w:sz w:val="20"/>
          <w:szCs w:val="20"/>
        </w:rPr>
      </w:r>
    </w:p>
    <w:p>
      <w:pPr>
        <w:pStyle w:val="Heading3"/>
        <w:numPr>
          <w:ilvl w:val="2"/>
          <w:numId w:val="2"/>
        </w:numPr>
        <w:rPr>
          <w:sz w:val="20"/>
          <w:szCs w:val="20"/>
        </w:rPr>
      </w:pPr>
      <w:bookmarkStart w:id="120" w:name="__RefHeading___Toc2331_4281403534"/>
      <w:bookmarkEnd w:id="120"/>
      <w:r>
        <w:rPr/>
        <w:t>Fälligkeitsdatum</w:t>
      </w:r>
    </w:p>
    <w:p>
      <w:pPr>
        <w:pStyle w:val="Normal"/>
        <w:bidi w:val="0"/>
        <w:jc w:val="left"/>
        <w:rPr>
          <w:sz w:val="20"/>
          <w:szCs w:val="20"/>
        </w:rPr>
      </w:pPr>
      <w:r>
        <w:rPr>
          <w:sz w:val="20"/>
          <w:szCs w:val="20"/>
        </w:rPr>
        <w:t xml:space="preserve">Über </w:t>
      </w:r>
      <w:r>
        <w:rPr>
          <w:i/>
          <w:iCs/>
          <w:sz w:val="20"/>
          <w:szCs w:val="20"/>
        </w:rPr>
        <w:t>→ Export – SEPA - Fälligkeitsdatum bearbeiten</w:t>
      </w:r>
      <w:r>
        <w:rPr>
          <w:sz w:val="20"/>
          <w:szCs w:val="20"/>
        </w:rPr>
        <w:t xml:space="preserve"> das Modul Fälligkeitsdatum aufrufen und ein Fällig</w:t>
        <w:softHyphen/>
        <w:t>keitsdatum vergeben.</w:t>
      </w:r>
    </w:p>
    <w:p>
      <w:pPr>
        <w:pStyle w:val="Normal"/>
        <w:bidi w:val="0"/>
        <w:jc w:val="left"/>
        <w:rPr>
          <w:rFonts w:ascii="Arial" w:hAnsi="Arial"/>
          <w:sz w:val="20"/>
          <w:szCs w:val="20"/>
        </w:rPr>
      </w:pPr>
      <w:r>
        <w:rPr>
          <w:sz w:val="20"/>
          <w:szCs w:val="20"/>
        </w:rPr>
      </w:r>
    </w:p>
    <w:p>
      <w:pPr>
        <w:pStyle w:val="Heading3"/>
        <w:numPr>
          <w:ilvl w:val="2"/>
          <w:numId w:val="2"/>
        </w:numPr>
        <w:rPr>
          <w:sz w:val="20"/>
          <w:szCs w:val="20"/>
        </w:rPr>
      </w:pPr>
      <w:bookmarkStart w:id="121" w:name="__RefHeading___Toc2333_4281403534"/>
      <w:bookmarkEnd w:id="121"/>
      <w:r>
        <w:rPr/>
        <w:t>XML-Datei</w:t>
      </w:r>
    </w:p>
    <w:p>
      <w:pPr>
        <w:pStyle w:val="Normal"/>
        <w:bidi w:val="0"/>
        <w:jc w:val="left"/>
        <w:rPr>
          <w:sz w:val="20"/>
          <w:szCs w:val="20"/>
        </w:rPr>
      </w:pPr>
      <w:r>
        <w:rPr>
          <w:sz w:val="20"/>
          <w:szCs w:val="20"/>
        </w:rPr>
        <w:t xml:space="preserve">Nachdem ein Fälligkeitsdatum gesetzt wurde, kann auch eine XML-Datei über </w:t>
      </w:r>
      <w:r>
        <w:rPr>
          <w:i/>
          <w:iCs/>
          <w:sz w:val="20"/>
          <w:szCs w:val="20"/>
        </w:rPr>
        <w:t>→ Export – SEPA - XML-Da</w:t>
        <w:softHyphen/>
        <w:t>tei</w:t>
      </w:r>
      <w:r>
        <w:rPr>
          <w:sz w:val="20"/>
          <w:szCs w:val="20"/>
        </w:rPr>
        <w:t xml:space="preserve"> erzeugt werden.</w:t>
      </w:r>
    </w:p>
    <w:p>
      <w:pPr>
        <w:pStyle w:val="Normal"/>
        <w:bidi w:val="0"/>
        <w:jc w:val="left"/>
        <w:rPr>
          <w:rFonts w:ascii="Arial" w:hAnsi="Arial"/>
          <w:sz w:val="20"/>
          <w:szCs w:val="20"/>
        </w:rPr>
      </w:pPr>
      <w:r>
        <w:rPr>
          <w:sz w:val="20"/>
          <w:szCs w:val="20"/>
        </w:rPr>
      </w:r>
    </w:p>
    <w:p>
      <w:pPr>
        <w:pStyle w:val="Heading3"/>
        <w:numPr>
          <w:ilvl w:val="2"/>
          <w:numId w:val="2"/>
        </w:numPr>
        <w:rPr>
          <w:sz w:val="20"/>
          <w:szCs w:val="20"/>
        </w:rPr>
      </w:pPr>
      <w:bookmarkStart w:id="122" w:name="__RefHeading___Toc2335_4281403534"/>
      <w:bookmarkEnd w:id="122"/>
      <w:r>
        <w:rPr/>
        <w:t>Vorabinformation</w:t>
      </w:r>
    </w:p>
    <w:p>
      <w:pPr>
        <w:pStyle w:val="Normal"/>
        <w:bidi w:val="0"/>
        <w:jc w:val="left"/>
        <w:rPr>
          <w:sz w:val="20"/>
          <w:szCs w:val="20"/>
        </w:rPr>
      </w:pPr>
      <w:r>
        <w:rPr>
          <w:sz w:val="20"/>
          <w:szCs w:val="20"/>
        </w:rPr>
        <w:t xml:space="preserve">Auch eine Vorabinformation kann erst über </w:t>
      </w:r>
      <w:r>
        <w:rPr>
          <w:i/>
          <w:iCs/>
          <w:sz w:val="20"/>
          <w:szCs w:val="20"/>
        </w:rPr>
        <w:t>→ Export – SEPA - Vorabinformation</w:t>
      </w:r>
      <w:r>
        <w:rPr>
          <w:sz w:val="20"/>
          <w:szCs w:val="20"/>
        </w:rPr>
        <w:t xml:space="preserve"> erstellt werden, wenn ein Fälligkeitsdatum vergeben wurde.</w:t>
      </w:r>
    </w:p>
    <w:p>
      <w:pPr>
        <w:pStyle w:val="Normal"/>
        <w:bidi w:val="0"/>
        <w:jc w:val="left"/>
        <w:rPr>
          <w:rFonts w:ascii="Arial" w:hAnsi="Arial"/>
          <w:sz w:val="20"/>
          <w:szCs w:val="20"/>
        </w:rPr>
      </w:pPr>
      <w:r>
        <w:rPr>
          <w:sz w:val="20"/>
          <w:szCs w:val="20"/>
        </w:rPr>
      </w:r>
    </w:p>
    <w:p>
      <w:pPr>
        <w:pStyle w:val="Heading3"/>
        <w:numPr>
          <w:ilvl w:val="2"/>
          <w:numId w:val="2"/>
        </w:numPr>
        <w:rPr>
          <w:sz w:val="20"/>
          <w:szCs w:val="20"/>
        </w:rPr>
      </w:pPr>
      <w:bookmarkStart w:id="123" w:name="__RefHeading___Toc2337_4281403534"/>
      <w:bookmarkEnd w:id="123"/>
      <w:r>
        <w:rPr/>
        <w:t>Weitergabe der XML-Datei</w:t>
      </w:r>
    </w:p>
    <w:p>
      <w:pPr>
        <w:pStyle w:val="Normal"/>
        <w:bidi w:val="0"/>
        <w:jc w:val="left"/>
        <w:rPr>
          <w:sz w:val="20"/>
          <w:szCs w:val="20"/>
        </w:rPr>
      </w:pPr>
      <w:r>
        <w:rPr>
          <w:sz w:val="20"/>
          <w:szCs w:val="20"/>
        </w:rPr>
        <w:t>Nachdem die XML-Datei erstellt wurde, kann sie über ein Homebanking-Programm (z.B. StarMoney oder Jameica/Hibiscus) an eine Bank gesendet werden.</w:t>
      </w:r>
    </w:p>
    <w:p>
      <w:pPr>
        <w:pStyle w:val="Normal"/>
        <w:bidi w:val="0"/>
        <w:jc w:val="left"/>
        <w:rPr>
          <w:rFonts w:ascii="Arial" w:hAnsi="Arial"/>
          <w:sz w:val="20"/>
          <w:szCs w:val="20"/>
        </w:rPr>
      </w:pPr>
      <w:r>
        <w:rPr>
          <w:sz w:val="20"/>
          <w:szCs w:val="20"/>
        </w:rPr>
      </w:r>
    </w:p>
    <w:p>
      <w:pPr>
        <w:pStyle w:val="Heading3"/>
        <w:numPr>
          <w:ilvl w:val="2"/>
          <w:numId w:val="2"/>
        </w:numPr>
        <w:rPr>
          <w:sz w:val="20"/>
          <w:szCs w:val="20"/>
        </w:rPr>
      </w:pPr>
      <w:bookmarkStart w:id="124" w:name="__RefHeading___Toc2339_4281403534"/>
      <w:bookmarkEnd w:id="124"/>
      <w:r>
        <w:rPr/>
        <w:t>Abschluss einer Beitragsberechnung</w:t>
      </w:r>
    </w:p>
    <w:p>
      <w:pPr>
        <w:pStyle w:val="Normal"/>
        <w:bidi w:val="0"/>
        <w:jc w:val="left"/>
        <w:rPr>
          <w:sz w:val="20"/>
          <w:szCs w:val="20"/>
        </w:rPr>
      </w:pPr>
      <w:r>
        <w:rPr>
          <w:sz w:val="20"/>
          <w:szCs w:val="20"/>
        </w:rPr>
        <w:t>Um den gesamten Vorgang abzuschließen ist es wichtig, dass ein Bezahlt-Datum gesetzt wird. Durch das Setzen dieses Datums wird ein Sequenztyp FRST in den Sequenztyp RCUR geändert.</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bidi w:val="0"/>
        <w:jc w:val="left"/>
        <w:rPr>
          <w:sz w:val="20"/>
          <w:szCs w:val="20"/>
        </w:rPr>
      </w:pPr>
      <w:r>
        <w:rPr>
          <w:sz w:val="20"/>
          <w:szCs w:val="20"/>
        </w:rPr>
      </w:r>
    </w:p>
    <w:p>
      <w:pPr>
        <w:pStyle w:val="Normal"/>
        <w:bidi w:val="0"/>
        <w:jc w:val="left"/>
        <w:rPr>
          <w:sz w:val="20"/>
          <w:szCs w:val="20"/>
        </w:rPr>
      </w:pPr>
      <w:r>
        <w:rPr>
          <w:sz w:val="20"/>
          <w:szCs w:val="20"/>
        </w:rPr>
      </w:r>
    </w:p>
    <w:p>
      <w:pPr>
        <w:pStyle w:val="Heading2"/>
        <w:numPr>
          <w:ilvl w:val="1"/>
          <w:numId w:val="3"/>
        </w:numPr>
        <w:spacing w:before="200" w:after="120"/>
        <w:rPr>
          <w:sz w:val="20"/>
          <w:szCs w:val="20"/>
        </w:rPr>
      </w:pPr>
      <w:r>
        <w:rPr>
          <w:sz w:val="20"/>
          <w:szCs w:val="20"/>
        </w:rPr>
      </w:r>
    </w:p>
    <w:sectPr>
      <w:footerReference w:type="default" r:id="rId110"/>
      <w:type w:val="nextPage"/>
      <w:pgSz w:w="11906" w:h="16838"/>
      <w:pgMar w:left="1417" w:right="850" w:gutter="0" w:header="0" w:top="907" w:footer="907" w:bottom="1473"/>
      <w:pgNumType w:fmt="decimal"/>
      <w:formProt w:val="false"/>
      <w:textDirection w:val="lrTb"/>
      <w:docGrid w:type="default" w:linePitch="600"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OpenSymbol">
    <w:altName w:val="Arial Unicode MS"/>
    <w:charset w:val="01"/>
    <w:family w:val="auto"/>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jc w:val="center"/>
      <w:rPr>
        <w:sz w:val="20"/>
        <w:szCs w:val="20"/>
      </w:rPr>
    </w:pPr>
    <w:r>
      <w:rPr/>
      <w:fldChar w:fldCharType="begin"/>
    </w:r>
    <w:r>
      <w:rPr/>
      <w:instrText xml:space="preserve"> PAGE </w:instrText>
    </w:r>
    <w:r>
      <w:rPr/>
      <w:fldChar w:fldCharType="separate"/>
    </w:r>
    <w:r>
      <w:rPr/>
      <w:t>60</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sz w:val="20"/>
        <w:b w:val="false"/>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sz w:val="20"/>
        <w:b w:val="false"/>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0" w:hanging="0"/>
      </w:pPr>
      <w:rPr>
        <w:sz w:val="20"/>
      </w:rPr>
    </w:lvl>
    <w:lvl w:ilvl="1">
      <w:start w:val="1"/>
      <w:numFmt w:val="none"/>
      <w:suff w:val="nothing"/>
      <w:lvlText w:val=""/>
      <w:lvlJc w:val="left"/>
      <w:pPr>
        <w:tabs>
          <w:tab w:val="num" w:pos="0"/>
        </w:tabs>
        <w:ind w:left="0" w:hanging="0"/>
      </w:pPr>
      <w:rPr>
        <w:sz w:val="20"/>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decimal"/>
      <w:lvlText w:val="%1."/>
      <w:lvlJc w:val="left"/>
      <w:pPr>
        <w:tabs>
          <w:tab w:val="num" w:pos="720"/>
        </w:tabs>
        <w:ind w:left="720" w:hanging="360"/>
      </w:pPr>
      <w:rPr>
        <w:rFonts w:ascii="Arial" w:hAnsi="Arial"/>
      </w:rPr>
    </w:lvl>
    <w:lvl w:ilvl="1">
      <w:start w:val="1"/>
      <w:numFmt w:val="decimal"/>
      <w:lvlText w:val="%2."/>
      <w:lvlJc w:val="left"/>
      <w:pPr>
        <w:tabs>
          <w:tab w:val="num" w:pos="1080"/>
        </w:tabs>
        <w:ind w:left="1080" w:hanging="360"/>
      </w:pPr>
      <w:rPr>
        <w:rFonts w:ascii="Arial" w:hAnsi="Arial"/>
      </w:rPr>
    </w:lvl>
    <w:lvl w:ilvl="2">
      <w:start w:val="1"/>
      <w:numFmt w:val="decimal"/>
      <w:lvlText w:val="%3."/>
      <w:lvlJc w:val="left"/>
      <w:pPr>
        <w:tabs>
          <w:tab w:val="num" w:pos="1440"/>
        </w:tabs>
        <w:ind w:left="1440" w:hanging="360"/>
      </w:pPr>
      <w:rPr>
        <w:rFonts w:ascii="Arial" w:hAnsi="Arial"/>
      </w:rPr>
    </w:lvl>
    <w:lvl w:ilvl="3">
      <w:start w:val="1"/>
      <w:numFmt w:val="decimal"/>
      <w:lvlText w:val="%4."/>
      <w:lvlJc w:val="left"/>
      <w:pPr>
        <w:tabs>
          <w:tab w:val="num" w:pos="1800"/>
        </w:tabs>
        <w:ind w:left="1800" w:hanging="360"/>
      </w:pPr>
      <w:rPr>
        <w:rFonts w:ascii="Arial" w:hAnsi="Arial"/>
      </w:rPr>
    </w:lvl>
    <w:lvl w:ilvl="4">
      <w:start w:val="1"/>
      <w:numFmt w:val="decimal"/>
      <w:lvlText w:val="%5."/>
      <w:lvlJc w:val="left"/>
      <w:pPr>
        <w:tabs>
          <w:tab w:val="num" w:pos="2160"/>
        </w:tabs>
        <w:ind w:left="2160" w:hanging="360"/>
      </w:pPr>
      <w:rPr>
        <w:rFonts w:ascii="Arial" w:hAnsi="Arial"/>
      </w:rPr>
    </w:lvl>
    <w:lvl w:ilvl="5">
      <w:start w:val="1"/>
      <w:numFmt w:val="decimal"/>
      <w:lvlText w:val="%6."/>
      <w:lvlJc w:val="left"/>
      <w:pPr>
        <w:tabs>
          <w:tab w:val="num" w:pos="2520"/>
        </w:tabs>
        <w:ind w:left="2520" w:hanging="360"/>
      </w:pPr>
      <w:rPr>
        <w:rFonts w:ascii="Arial" w:hAnsi="Arial"/>
      </w:rPr>
    </w:lvl>
    <w:lvl w:ilvl="6">
      <w:start w:val="1"/>
      <w:numFmt w:val="decimal"/>
      <w:lvlText w:val="%7."/>
      <w:lvlJc w:val="left"/>
      <w:pPr>
        <w:tabs>
          <w:tab w:val="num" w:pos="2880"/>
        </w:tabs>
        <w:ind w:left="2880" w:hanging="360"/>
      </w:pPr>
      <w:rPr>
        <w:rFonts w:ascii="Arial" w:hAnsi="Arial"/>
      </w:rPr>
    </w:lvl>
    <w:lvl w:ilvl="7">
      <w:start w:val="1"/>
      <w:numFmt w:val="decimal"/>
      <w:lvlText w:val="%8."/>
      <w:lvlJc w:val="left"/>
      <w:pPr>
        <w:tabs>
          <w:tab w:val="num" w:pos="3240"/>
        </w:tabs>
        <w:ind w:left="3240" w:hanging="360"/>
      </w:pPr>
      <w:rPr>
        <w:rFonts w:ascii="Arial" w:hAnsi="Arial"/>
      </w:rPr>
    </w:lvl>
    <w:lvl w:ilvl="8">
      <w:start w:val="1"/>
      <w:numFmt w:val="decimal"/>
      <w:lvlText w:val="%9."/>
      <w:lvlJc w:val="left"/>
      <w:pPr>
        <w:tabs>
          <w:tab w:val="num" w:pos="3600"/>
        </w:tabs>
        <w:ind w:left="3600" w:hanging="360"/>
      </w:pPr>
      <w:rPr>
        <w:rFonts w:ascii="Arial" w:hAnsi="Arial"/>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decimal"/>
      <w:lvlText w:val="%1."/>
      <w:lvlJc w:val="left"/>
      <w:pPr>
        <w:tabs>
          <w:tab w:val="num" w:pos="720"/>
        </w:tabs>
        <w:ind w:left="720" w:hanging="360"/>
      </w:pPr>
      <w:rPr>
        <w:rFonts w:ascii="Arial" w:hAnsi="Arial"/>
      </w:rPr>
    </w:lvl>
    <w:lvl w:ilvl="1">
      <w:start w:val="1"/>
      <w:numFmt w:val="decimal"/>
      <w:lvlText w:val="%2."/>
      <w:lvlJc w:val="left"/>
      <w:pPr>
        <w:tabs>
          <w:tab w:val="num" w:pos="1080"/>
        </w:tabs>
        <w:ind w:left="1080" w:hanging="360"/>
      </w:pPr>
      <w:rPr>
        <w:rFonts w:ascii="Arial" w:hAnsi="Arial"/>
      </w:rPr>
    </w:lvl>
    <w:lvl w:ilvl="2">
      <w:start w:val="1"/>
      <w:numFmt w:val="decimal"/>
      <w:lvlText w:val="%3."/>
      <w:lvlJc w:val="left"/>
      <w:pPr>
        <w:tabs>
          <w:tab w:val="num" w:pos="1440"/>
        </w:tabs>
        <w:ind w:left="1440" w:hanging="360"/>
      </w:pPr>
      <w:rPr>
        <w:rFonts w:ascii="Arial" w:hAnsi="Arial"/>
      </w:rPr>
    </w:lvl>
    <w:lvl w:ilvl="3">
      <w:start w:val="1"/>
      <w:numFmt w:val="decimal"/>
      <w:lvlText w:val="%4."/>
      <w:lvlJc w:val="left"/>
      <w:pPr>
        <w:tabs>
          <w:tab w:val="num" w:pos="1800"/>
        </w:tabs>
        <w:ind w:left="1800" w:hanging="360"/>
      </w:pPr>
      <w:rPr>
        <w:rFonts w:ascii="Arial" w:hAnsi="Arial"/>
      </w:rPr>
    </w:lvl>
    <w:lvl w:ilvl="4">
      <w:start w:val="1"/>
      <w:numFmt w:val="decimal"/>
      <w:lvlText w:val="%5."/>
      <w:lvlJc w:val="left"/>
      <w:pPr>
        <w:tabs>
          <w:tab w:val="num" w:pos="2160"/>
        </w:tabs>
        <w:ind w:left="2160" w:hanging="360"/>
      </w:pPr>
      <w:rPr>
        <w:rFonts w:ascii="Arial" w:hAnsi="Arial"/>
      </w:rPr>
    </w:lvl>
    <w:lvl w:ilvl="5">
      <w:start w:val="1"/>
      <w:numFmt w:val="decimal"/>
      <w:lvlText w:val="%6."/>
      <w:lvlJc w:val="left"/>
      <w:pPr>
        <w:tabs>
          <w:tab w:val="num" w:pos="2520"/>
        </w:tabs>
        <w:ind w:left="2520" w:hanging="360"/>
      </w:pPr>
      <w:rPr>
        <w:rFonts w:ascii="Arial" w:hAnsi="Arial"/>
      </w:rPr>
    </w:lvl>
    <w:lvl w:ilvl="6">
      <w:start w:val="1"/>
      <w:numFmt w:val="decimal"/>
      <w:lvlText w:val="%7."/>
      <w:lvlJc w:val="left"/>
      <w:pPr>
        <w:tabs>
          <w:tab w:val="num" w:pos="2880"/>
        </w:tabs>
        <w:ind w:left="2880" w:hanging="360"/>
      </w:pPr>
      <w:rPr>
        <w:rFonts w:ascii="Arial" w:hAnsi="Arial"/>
      </w:rPr>
    </w:lvl>
    <w:lvl w:ilvl="7">
      <w:start w:val="1"/>
      <w:numFmt w:val="decimal"/>
      <w:lvlText w:val="%8."/>
      <w:lvlJc w:val="left"/>
      <w:pPr>
        <w:tabs>
          <w:tab w:val="num" w:pos="3240"/>
        </w:tabs>
        <w:ind w:left="3240" w:hanging="360"/>
      </w:pPr>
      <w:rPr>
        <w:rFonts w:ascii="Arial" w:hAnsi="Arial"/>
      </w:rPr>
    </w:lvl>
    <w:lvl w:ilvl="8">
      <w:start w:val="1"/>
      <w:numFmt w:val="decimal"/>
      <w:lvlText w:val="%9."/>
      <w:lvlJc w:val="left"/>
      <w:pPr>
        <w:tabs>
          <w:tab w:val="num" w:pos="3600"/>
        </w:tabs>
        <w:ind w:left="3600" w:hanging="360"/>
      </w:pPr>
      <w:rPr>
        <w:rFonts w:ascii="Arial" w:hAnsi="Arial"/>
      </w:rPr>
    </w:lvl>
  </w:abstractNum>
  <w:abstractNum w:abstractNumId="28">
    <w:lvl w:ilvl="0">
      <w:start w:val="1"/>
      <w:numFmt w:val="decimal"/>
      <w:lvlText w:val="%1."/>
      <w:lvlJc w:val="left"/>
      <w:pPr>
        <w:tabs>
          <w:tab w:val="num" w:pos="720"/>
        </w:tabs>
        <w:ind w:left="720" w:hanging="360"/>
      </w:pPr>
      <w:rPr>
        <w:rFonts w:ascii="Arial" w:hAnsi="Arial"/>
      </w:rPr>
    </w:lvl>
    <w:lvl w:ilvl="1">
      <w:start w:val="1"/>
      <w:numFmt w:val="decimal"/>
      <w:lvlText w:val="%2."/>
      <w:lvlJc w:val="left"/>
      <w:pPr>
        <w:tabs>
          <w:tab w:val="num" w:pos="1080"/>
        </w:tabs>
        <w:ind w:left="1080" w:hanging="360"/>
      </w:pPr>
      <w:rPr>
        <w:rFonts w:ascii="Arial" w:hAnsi="Arial"/>
      </w:rPr>
    </w:lvl>
    <w:lvl w:ilvl="2">
      <w:start w:val="1"/>
      <w:numFmt w:val="decimal"/>
      <w:lvlText w:val="%3."/>
      <w:lvlJc w:val="left"/>
      <w:pPr>
        <w:tabs>
          <w:tab w:val="num" w:pos="1440"/>
        </w:tabs>
        <w:ind w:left="1440" w:hanging="360"/>
      </w:pPr>
      <w:rPr>
        <w:rFonts w:ascii="Arial" w:hAnsi="Arial"/>
      </w:rPr>
    </w:lvl>
    <w:lvl w:ilvl="3">
      <w:start w:val="1"/>
      <w:numFmt w:val="decimal"/>
      <w:lvlText w:val="%4."/>
      <w:lvlJc w:val="left"/>
      <w:pPr>
        <w:tabs>
          <w:tab w:val="num" w:pos="1800"/>
        </w:tabs>
        <w:ind w:left="1800" w:hanging="360"/>
      </w:pPr>
      <w:rPr>
        <w:rFonts w:ascii="Arial" w:hAnsi="Arial"/>
      </w:rPr>
    </w:lvl>
    <w:lvl w:ilvl="4">
      <w:start w:val="1"/>
      <w:numFmt w:val="decimal"/>
      <w:lvlText w:val="%5."/>
      <w:lvlJc w:val="left"/>
      <w:pPr>
        <w:tabs>
          <w:tab w:val="num" w:pos="2160"/>
        </w:tabs>
        <w:ind w:left="2160" w:hanging="360"/>
      </w:pPr>
      <w:rPr>
        <w:rFonts w:ascii="Arial" w:hAnsi="Arial"/>
      </w:rPr>
    </w:lvl>
    <w:lvl w:ilvl="5">
      <w:start w:val="1"/>
      <w:numFmt w:val="decimal"/>
      <w:lvlText w:val="%6."/>
      <w:lvlJc w:val="left"/>
      <w:pPr>
        <w:tabs>
          <w:tab w:val="num" w:pos="2520"/>
        </w:tabs>
        <w:ind w:left="2520" w:hanging="360"/>
      </w:pPr>
      <w:rPr>
        <w:rFonts w:ascii="Arial" w:hAnsi="Arial"/>
      </w:rPr>
    </w:lvl>
    <w:lvl w:ilvl="6">
      <w:start w:val="1"/>
      <w:numFmt w:val="decimal"/>
      <w:lvlText w:val="%7."/>
      <w:lvlJc w:val="left"/>
      <w:pPr>
        <w:tabs>
          <w:tab w:val="num" w:pos="2880"/>
        </w:tabs>
        <w:ind w:left="2880" w:hanging="360"/>
      </w:pPr>
      <w:rPr>
        <w:rFonts w:ascii="Arial" w:hAnsi="Arial"/>
      </w:rPr>
    </w:lvl>
    <w:lvl w:ilvl="7">
      <w:start w:val="1"/>
      <w:numFmt w:val="decimal"/>
      <w:lvlText w:val="%8."/>
      <w:lvlJc w:val="left"/>
      <w:pPr>
        <w:tabs>
          <w:tab w:val="num" w:pos="3240"/>
        </w:tabs>
        <w:ind w:left="3240" w:hanging="360"/>
      </w:pPr>
      <w:rPr>
        <w:rFonts w:ascii="Arial" w:hAnsi="Arial"/>
      </w:rPr>
    </w:lvl>
    <w:lvl w:ilvl="8">
      <w:start w:val="1"/>
      <w:numFmt w:val="decimal"/>
      <w:lvlText w:val="%9."/>
      <w:lvlJc w:val="left"/>
      <w:pPr>
        <w:tabs>
          <w:tab w:val="num" w:pos="3600"/>
        </w:tabs>
        <w:ind w:left="3600" w:hanging="360"/>
      </w:pPr>
      <w:rPr>
        <w:rFonts w:ascii="Arial" w:hAnsi="Arial"/>
      </w:rPr>
    </w:lvl>
  </w:abstractNum>
  <w:abstractNum w:abstractNumId="29">
    <w:lvl w:ilvl="0">
      <w:start w:val="1"/>
      <w:numFmt w:val="decimal"/>
      <w:lvlText w:val="%1."/>
      <w:lvlJc w:val="left"/>
      <w:pPr>
        <w:tabs>
          <w:tab w:val="num" w:pos="720"/>
        </w:tabs>
        <w:ind w:left="720" w:hanging="360"/>
      </w:pPr>
      <w:rPr>
        <w:rFonts w:ascii="Arial" w:hAnsi="Arial"/>
      </w:rPr>
    </w:lvl>
    <w:lvl w:ilvl="1">
      <w:start w:val="1"/>
      <w:numFmt w:val="decimal"/>
      <w:lvlText w:val="%2."/>
      <w:lvlJc w:val="left"/>
      <w:pPr>
        <w:tabs>
          <w:tab w:val="num" w:pos="1080"/>
        </w:tabs>
        <w:ind w:left="1080" w:hanging="360"/>
      </w:pPr>
      <w:rPr>
        <w:rFonts w:ascii="Arial" w:hAnsi="Arial"/>
      </w:rPr>
    </w:lvl>
    <w:lvl w:ilvl="2">
      <w:start w:val="1"/>
      <w:numFmt w:val="decimal"/>
      <w:lvlText w:val="%3."/>
      <w:lvlJc w:val="left"/>
      <w:pPr>
        <w:tabs>
          <w:tab w:val="num" w:pos="1440"/>
        </w:tabs>
        <w:ind w:left="1440" w:hanging="360"/>
      </w:pPr>
      <w:rPr>
        <w:rFonts w:ascii="Arial" w:hAnsi="Arial"/>
      </w:rPr>
    </w:lvl>
    <w:lvl w:ilvl="3">
      <w:start w:val="1"/>
      <w:numFmt w:val="decimal"/>
      <w:lvlText w:val="%4."/>
      <w:lvlJc w:val="left"/>
      <w:pPr>
        <w:tabs>
          <w:tab w:val="num" w:pos="1800"/>
        </w:tabs>
        <w:ind w:left="1800" w:hanging="360"/>
      </w:pPr>
      <w:rPr>
        <w:rFonts w:ascii="Arial" w:hAnsi="Arial"/>
      </w:rPr>
    </w:lvl>
    <w:lvl w:ilvl="4">
      <w:start w:val="1"/>
      <w:numFmt w:val="decimal"/>
      <w:lvlText w:val="%5."/>
      <w:lvlJc w:val="left"/>
      <w:pPr>
        <w:tabs>
          <w:tab w:val="num" w:pos="2160"/>
        </w:tabs>
        <w:ind w:left="2160" w:hanging="360"/>
      </w:pPr>
      <w:rPr>
        <w:rFonts w:ascii="Arial" w:hAnsi="Arial"/>
      </w:rPr>
    </w:lvl>
    <w:lvl w:ilvl="5">
      <w:start w:val="1"/>
      <w:numFmt w:val="decimal"/>
      <w:lvlText w:val="%6."/>
      <w:lvlJc w:val="left"/>
      <w:pPr>
        <w:tabs>
          <w:tab w:val="num" w:pos="2520"/>
        </w:tabs>
        <w:ind w:left="2520" w:hanging="360"/>
      </w:pPr>
      <w:rPr>
        <w:rFonts w:ascii="Arial" w:hAnsi="Arial"/>
      </w:rPr>
    </w:lvl>
    <w:lvl w:ilvl="6">
      <w:start w:val="1"/>
      <w:numFmt w:val="decimal"/>
      <w:lvlText w:val="%7."/>
      <w:lvlJc w:val="left"/>
      <w:pPr>
        <w:tabs>
          <w:tab w:val="num" w:pos="2880"/>
        </w:tabs>
        <w:ind w:left="2880" w:hanging="360"/>
      </w:pPr>
      <w:rPr>
        <w:rFonts w:ascii="Arial" w:hAnsi="Arial"/>
      </w:rPr>
    </w:lvl>
    <w:lvl w:ilvl="7">
      <w:start w:val="1"/>
      <w:numFmt w:val="decimal"/>
      <w:lvlText w:val="%8."/>
      <w:lvlJc w:val="left"/>
      <w:pPr>
        <w:tabs>
          <w:tab w:val="num" w:pos="3240"/>
        </w:tabs>
        <w:ind w:left="3240" w:hanging="360"/>
      </w:pPr>
      <w:rPr>
        <w:rFonts w:ascii="Arial" w:hAnsi="Arial"/>
      </w:rPr>
    </w:lvl>
    <w:lvl w:ilvl="8">
      <w:start w:val="1"/>
      <w:numFmt w:val="decimal"/>
      <w:lvlText w:val="%9."/>
      <w:lvlJc w:val="left"/>
      <w:pPr>
        <w:tabs>
          <w:tab w:val="num" w:pos="3600"/>
        </w:tabs>
        <w:ind w:left="3600" w:hanging="360"/>
      </w:pPr>
      <w:rPr>
        <w:rFonts w:ascii="Arial" w:hAnsi="Arial"/>
      </w:r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110"/>
  <w:revisionView w:insDel="0" w:formatting="0"/>
  <w:trackRevisions/>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de-DE"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Arial" w:hAnsi="Arial" w:eastAsia="NSimSun" w:cs="Arial"/>
      <w:color w:val="auto"/>
      <w:kern w:val="2"/>
      <w:sz w:val="20"/>
      <w:szCs w:val="24"/>
      <w:lang w:val="de-DE" w:eastAsia="zh-CN" w:bidi="hi-IN"/>
    </w:rPr>
  </w:style>
  <w:style w:type="paragraph" w:styleId="Heading1">
    <w:name w:val="Heading 1"/>
    <w:basedOn w:val="Berschrift"/>
    <w:next w:val="BodyText"/>
    <w:qFormat/>
    <w:pPr>
      <w:numPr>
        <w:ilvl w:val="0"/>
        <w:numId w:val="3"/>
      </w:numPr>
      <w:spacing w:before="240" w:after="120"/>
      <w:outlineLvl w:val="0"/>
    </w:pPr>
    <w:rPr>
      <w:b/>
      <w:bCs/>
      <w:sz w:val="36"/>
      <w:szCs w:val="36"/>
    </w:rPr>
  </w:style>
  <w:style w:type="paragraph" w:styleId="Heading2">
    <w:name w:val="Heading 2"/>
    <w:basedOn w:val="Berschrift"/>
    <w:next w:val="BodyText"/>
    <w:qFormat/>
    <w:pPr>
      <w:numPr>
        <w:ilvl w:val="1"/>
        <w:numId w:val="3"/>
      </w:numPr>
      <w:spacing w:before="200" w:after="120"/>
      <w:outlineLvl w:val="1"/>
    </w:pPr>
    <w:rPr>
      <w:b/>
      <w:bCs/>
      <w:sz w:val="32"/>
      <w:szCs w:val="32"/>
    </w:rPr>
  </w:style>
  <w:style w:type="paragraph" w:styleId="Heading3">
    <w:name w:val="Heading 3"/>
    <w:basedOn w:val="Berschrift"/>
    <w:next w:val="BodyText"/>
    <w:qFormat/>
    <w:pPr>
      <w:numPr>
        <w:ilvl w:val="2"/>
        <w:numId w:val="2"/>
      </w:numPr>
      <w:spacing w:before="140" w:after="120"/>
      <w:outlineLvl w:val="2"/>
    </w:pPr>
    <w:rPr>
      <w:b/>
      <w:bCs/>
      <w:sz w:val="28"/>
      <w:szCs w:val="28"/>
    </w:rPr>
  </w:style>
  <w:style w:type="paragraph" w:styleId="Heading4">
    <w:name w:val="Heading 4"/>
    <w:basedOn w:val="Berschrift"/>
    <w:next w:val="BodyText"/>
    <w:qFormat/>
    <w:pPr>
      <w:numPr>
        <w:ilvl w:val="3"/>
        <w:numId w:val="1"/>
      </w:numPr>
      <w:spacing w:before="120" w:after="120"/>
      <w:outlineLvl w:val="3"/>
    </w:pPr>
    <w:rPr>
      <w:b/>
      <w:bCs/>
      <w:i/>
      <w:iCs/>
      <w:sz w:val="26"/>
      <w:szCs w:val="26"/>
    </w:rPr>
  </w:style>
  <w:style w:type="character" w:styleId="Aufzhlungszeichen">
    <w:name w:val="Aufzählungszeichen"/>
    <w:qFormat/>
    <w:rPr>
      <w:rFonts w:ascii="OpenSymbol" w:hAnsi="OpenSymbol" w:eastAsia="OpenSymbol" w:cs="OpenSymbol"/>
    </w:rPr>
  </w:style>
  <w:style w:type="character" w:styleId="Hyperlink">
    <w:name w:val="Hyperlink"/>
    <w:rPr>
      <w:color w:val="000080"/>
      <w:u w:val="single"/>
      <w:lang w:val="zxx" w:eastAsia="zxx" w:bidi="zxx"/>
    </w:rPr>
  </w:style>
  <w:style w:type="character" w:styleId="Verzeichnissprung">
    <w:name w:val="Verzeichnissprung"/>
    <w:qFormat/>
    <w:rPr/>
  </w:style>
  <w:style w:type="character" w:styleId="Nummerierungszeichen">
    <w:name w:val="Nummerierungszeichen"/>
    <w:qFormat/>
    <w:rPr>
      <w:rFonts w:ascii="Arial" w:hAnsi="Arial"/>
    </w:rPr>
  </w:style>
  <w:style w:type="character" w:styleId="Emphasis">
    <w:name w:val="Emphasis"/>
    <w:qFormat/>
    <w:rPr>
      <w:i/>
      <w:iCs/>
    </w:rPr>
  </w:style>
  <w:style w:type="character" w:styleId="FollowedHyperlink">
    <w:name w:val="FollowedHyperlink"/>
    <w:rPr>
      <w:color w:val="800000"/>
      <w:u w:val="single"/>
      <w:lang w:val="zxx" w:eastAsia="zxx" w:bidi="zxx"/>
    </w:rPr>
  </w:style>
  <w:style w:type="character" w:styleId="Strong">
    <w:name w:val="Strong"/>
    <w:qFormat/>
    <w:rPr>
      <w:b/>
      <w:bCs/>
    </w:rPr>
  </w:style>
  <w:style w:type="character" w:styleId="LineNumber">
    <w:name w:val="Line Number"/>
    <w:rPr/>
  </w:style>
  <w:style w:type="paragraph" w:styleId="Berschrift">
    <w:name w:val="Überschrift"/>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Kopf-undFuzeile">
    <w:name w:val="Kopf- und Fußzeile"/>
    <w:basedOn w:val="Normal"/>
    <w:qFormat/>
    <w:pPr>
      <w:suppressLineNumbers/>
      <w:tabs>
        <w:tab w:val="clear" w:pos="709"/>
        <w:tab w:val="center" w:pos="4819" w:leader="none"/>
        <w:tab w:val="right" w:pos="9638" w:leader="none"/>
      </w:tabs>
    </w:pPr>
    <w:rPr/>
  </w:style>
  <w:style w:type="paragraph" w:styleId="Footer">
    <w:name w:val="Footer"/>
    <w:basedOn w:val="Kopf-undFuzeile"/>
    <w:pPr>
      <w:suppressLineNumbers/>
    </w:pPr>
    <w:rPr/>
  </w:style>
  <w:style w:type="paragraph" w:styleId="IndexHeading">
    <w:name w:val="Index Heading"/>
    <w:basedOn w:val="Berschrift"/>
    <w:pPr>
      <w:suppressLineNumbers/>
      <w:ind w:hanging="0" w:left="0"/>
    </w:pPr>
    <w:rPr>
      <w:b/>
      <w:bCs/>
      <w:sz w:val="32"/>
      <w:szCs w:val="32"/>
    </w:rPr>
  </w:style>
  <w:style w:type="paragraph" w:styleId="TOCHeading">
    <w:name w:val="TOC Heading"/>
    <w:basedOn w:val="IndexHeading"/>
    <w:qFormat/>
    <w:pPr>
      <w:suppressLineNumbers/>
      <w:ind w:hanging="0" w:left="0"/>
    </w:pPr>
    <w:rPr>
      <w:b/>
      <w:bCs/>
      <w:sz w:val="32"/>
      <w:szCs w:val="32"/>
    </w:rPr>
  </w:style>
  <w:style w:type="paragraph" w:styleId="TOC1">
    <w:name w:val="TOC 1"/>
    <w:basedOn w:val="Verzeichnis"/>
    <w:pPr>
      <w:tabs>
        <w:tab w:val="clear" w:pos="709"/>
        <w:tab w:val="right" w:pos="9639" w:leader="dot"/>
      </w:tabs>
      <w:ind w:hanging="0" w:left="0"/>
    </w:pPr>
    <w:rPr>
      <w:rFonts w:ascii="Arial" w:hAnsi="Arial"/>
      <w:sz w:val="20"/>
    </w:rPr>
  </w:style>
  <w:style w:type="paragraph" w:styleId="TOC2">
    <w:name w:val="TOC 2"/>
    <w:basedOn w:val="Verzeichnis"/>
    <w:pPr>
      <w:tabs>
        <w:tab w:val="clear" w:pos="709"/>
        <w:tab w:val="right" w:pos="9639" w:leader="dot"/>
      </w:tabs>
      <w:ind w:hanging="0" w:left="283"/>
    </w:pPr>
    <w:rPr>
      <w:rFonts w:ascii="Arial" w:hAnsi="Arial"/>
      <w:sz w:val="20"/>
    </w:rPr>
  </w:style>
  <w:style w:type="paragraph" w:styleId="TOC3">
    <w:name w:val="TOC 3"/>
    <w:basedOn w:val="Verzeichnis"/>
    <w:pPr>
      <w:tabs>
        <w:tab w:val="clear" w:pos="709"/>
        <w:tab w:val="right" w:pos="9072" w:leader="dot"/>
      </w:tabs>
      <w:ind w:hanging="0" w:left="567"/>
    </w:pPr>
    <w:rPr>
      <w:rFonts w:ascii="Arial" w:hAnsi="Arial"/>
      <w:sz w:val="20"/>
    </w:rPr>
  </w:style>
  <w:style w:type="paragraph" w:styleId="TOC4">
    <w:name w:val="TOC 4"/>
    <w:basedOn w:val="Verzeichnis"/>
    <w:pPr>
      <w:tabs>
        <w:tab w:val="clear" w:pos="709"/>
        <w:tab w:val="right" w:pos="8789" w:leader="dot"/>
      </w:tabs>
      <w:ind w:hanging="0" w:left="850"/>
    </w:pPr>
    <w:rPr/>
  </w:style>
  <w:style w:type="paragraph" w:styleId="Tabelleninhalt">
    <w:name w:val="Tabelleninhalt"/>
    <w:basedOn w:val="Normal"/>
    <w:qFormat/>
    <w:pPr>
      <w:widowControl w:val="false"/>
      <w:suppressLineNumbers/>
    </w:pPr>
    <w:rPr/>
  </w:style>
  <w:style w:type="paragraph" w:styleId="Tabellenberschrift">
    <w:name w:val="Tabellenüberschrift"/>
    <w:basedOn w:val="Tabelleninhalt"/>
    <w:qFormat/>
    <w:pPr>
      <w:suppressLineNumbers/>
      <w:jc w:val="center"/>
    </w:pPr>
    <w:rPr>
      <w:b/>
      <w:bCs/>
    </w:rPr>
  </w:style>
  <w:style w:type="paragraph" w:styleId="VorformatierterText">
    <w:name w:val="Vorformatierter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admidiopluginsdemo.r-m-b.de/" TargetMode="External"/><Relationship Id="rId3" Type="http://schemas.openxmlformats.org/officeDocument/2006/relationships/hyperlink" Target="https://github.com/rmbinder/Mitgliedsbeitrag"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png"/><Relationship Id="rId79" Type="http://schemas.openxmlformats.org/officeDocument/2006/relationships/image" Target="media/image76.pn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png"/><Relationship Id="rId83" Type="http://schemas.openxmlformats.org/officeDocument/2006/relationships/image" Target="media/image80.png"/><Relationship Id="rId84" Type="http://schemas.openxmlformats.org/officeDocument/2006/relationships/image" Target="media/image81.png"/><Relationship Id="rId85" Type="http://schemas.openxmlformats.org/officeDocument/2006/relationships/image" Target="media/image82.png"/><Relationship Id="rId86" Type="http://schemas.openxmlformats.org/officeDocument/2006/relationships/image" Target="media/image83.png"/><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 Id="rId90" Type="http://schemas.openxmlformats.org/officeDocument/2006/relationships/image" Target="media/image87.png"/><Relationship Id="rId91" Type="http://schemas.openxmlformats.org/officeDocument/2006/relationships/image" Target="media/image88.png"/><Relationship Id="rId92" Type="http://schemas.openxmlformats.org/officeDocument/2006/relationships/image" Target="media/image89.png"/><Relationship Id="rId93" Type="http://schemas.openxmlformats.org/officeDocument/2006/relationships/image" Target="media/image90.png"/><Relationship Id="rId94" Type="http://schemas.openxmlformats.org/officeDocument/2006/relationships/image" Target="media/image91.png"/><Relationship Id="rId95" Type="http://schemas.openxmlformats.org/officeDocument/2006/relationships/image" Target="media/image92.png"/><Relationship Id="rId96" Type="http://schemas.openxmlformats.org/officeDocument/2006/relationships/image" Target="media/image93.png"/><Relationship Id="rId97" Type="http://schemas.openxmlformats.org/officeDocument/2006/relationships/image" Target="media/image94.png"/><Relationship Id="rId98" Type="http://schemas.openxmlformats.org/officeDocument/2006/relationships/image" Target="media/image95.png"/><Relationship Id="rId99" Type="http://schemas.openxmlformats.org/officeDocument/2006/relationships/image" Target="media/image96.png"/><Relationship Id="rId100" Type="http://schemas.openxmlformats.org/officeDocument/2006/relationships/image" Target="media/image97.png"/><Relationship Id="rId101" Type="http://schemas.openxmlformats.org/officeDocument/2006/relationships/image" Target="media/image98.png"/><Relationship Id="rId102" Type="http://schemas.openxmlformats.org/officeDocument/2006/relationships/image" Target="media/image99.png"/><Relationship Id="rId103" Type="http://schemas.openxmlformats.org/officeDocument/2006/relationships/image" Target="media/image100.png"/><Relationship Id="rId104" Type="http://schemas.openxmlformats.org/officeDocument/2006/relationships/image" Target="media/image101.png"/><Relationship Id="rId105" Type="http://schemas.openxmlformats.org/officeDocument/2006/relationships/image" Target="media/image102.png"/><Relationship Id="rId106" Type="http://schemas.openxmlformats.org/officeDocument/2006/relationships/image" Target="media/image103.png"/><Relationship Id="rId107" Type="http://schemas.openxmlformats.org/officeDocument/2006/relationships/image" Target="media/image104.png"/><Relationship Id="rId108" Type="http://schemas.openxmlformats.org/officeDocument/2006/relationships/image" Target="media/image105.png"/><Relationship Id="rId109" Type="http://schemas.openxmlformats.org/officeDocument/2006/relationships/image" Target="media/image106.png"/><Relationship Id="rId110" Type="http://schemas.openxmlformats.org/officeDocument/2006/relationships/footer" Target="footer1.xml"/><Relationship Id="rId111" Type="http://schemas.openxmlformats.org/officeDocument/2006/relationships/numbering" Target="numbering.xml"/><Relationship Id="rId112" Type="http://schemas.openxmlformats.org/officeDocument/2006/relationships/fontTable" Target="fontTable.xml"/><Relationship Id="rId113" Type="http://schemas.openxmlformats.org/officeDocument/2006/relationships/settings" Target="settings.xml"/><Relationship Id="rId1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Meine Vorlage mit ARIAL_12</Template>
  <TotalTime>1733</TotalTime>
  <Application>LibreOffice/7.6.4.1$Windows_X86_64 LibreOffice_project/e19e193f88cd6c0525a17fb7a176ed8e6a3e2aa1</Application>
  <AppVersion>15.0000</AppVersion>
  <Pages>60</Pages>
  <Words>7248</Words>
  <Characters>49923</Characters>
  <CharactersWithSpaces>56404</CharactersWithSpaces>
  <Paragraphs>832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2022-04-06T21:01:28Z</dcterms:created>
  <dc:creator>Rainer Binder</dc:creator>
  <dc:description/>
  <dc:language>de-DE</dc:language>
  <cp:lastModifiedBy/>
  <dcterms:modified xsi:type="dcterms:W3CDTF">2024-01-17T12:24:39Z</dcterms:modified>
  <cp:revision>325</cp:revision>
  <dc:subject/>
  <dc:title>Dokumentation Mitgliedsbeitrag</dc:title>
</cp:coreProperties>
</file>

<file path=docProps/custom.xml><?xml version="1.0" encoding="utf-8"?>
<Properties xmlns="http://schemas.openxmlformats.org/officeDocument/2006/custom-properties" xmlns:vt="http://schemas.openxmlformats.org/officeDocument/2006/docPropsVTypes"/>
</file>